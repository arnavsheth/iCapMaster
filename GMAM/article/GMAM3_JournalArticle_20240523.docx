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2028E" w14:textId="0F395316" w:rsidR="000B3B31" w:rsidRPr="001E15A9" w:rsidRDefault="003116A5" w:rsidP="006A6BDB">
      <w:pPr>
        <w:jc w:val="both"/>
        <w:rPr>
          <w:b/>
          <w:bCs/>
          <w:sz w:val="28"/>
          <w:szCs w:val="28"/>
        </w:rPr>
      </w:pPr>
      <w:r>
        <w:rPr>
          <w:b/>
          <w:bCs/>
          <w:sz w:val="32"/>
          <w:szCs w:val="32"/>
        </w:rPr>
        <w:t>Generating Returns for Alternative Assets</w:t>
      </w:r>
    </w:p>
    <w:p w14:paraId="714AB338" w14:textId="77777777" w:rsidR="00551EDE" w:rsidRDefault="00551EDE" w:rsidP="006A6BDB">
      <w:pPr>
        <w:jc w:val="both"/>
      </w:pPr>
    </w:p>
    <w:p w14:paraId="04144FA1" w14:textId="77777777" w:rsidR="003116A5" w:rsidRDefault="000971A4" w:rsidP="006A6BDB">
      <w:pPr>
        <w:jc w:val="both"/>
      </w:pPr>
      <w:r w:rsidRPr="000971A4">
        <w:t xml:space="preserve">iCapital Portfolio Analytics, </w:t>
      </w:r>
    </w:p>
    <w:p w14:paraId="5A8A8E62" w14:textId="25352D37" w:rsidR="001E15A9" w:rsidRDefault="000971A4" w:rsidP="006A6BDB">
      <w:pPr>
        <w:jc w:val="both"/>
      </w:pPr>
      <w:r w:rsidRPr="000971A4">
        <w:t>Quantitative Research Group</w:t>
      </w:r>
    </w:p>
    <w:p w14:paraId="384B42C2" w14:textId="77777777" w:rsidR="000971A4" w:rsidRDefault="000971A4" w:rsidP="006A6BDB">
      <w:pPr>
        <w:jc w:val="both"/>
      </w:pPr>
    </w:p>
    <w:p w14:paraId="2964A059" w14:textId="77777777" w:rsidR="00167603" w:rsidRDefault="00167603" w:rsidP="006A6BDB">
      <w:pPr>
        <w:jc w:val="both"/>
      </w:pPr>
    </w:p>
    <w:p w14:paraId="779F065B" w14:textId="791E1857" w:rsidR="00167603" w:rsidRPr="00780F31" w:rsidRDefault="00167603" w:rsidP="006A6BDB">
      <w:pPr>
        <w:jc w:val="both"/>
        <w:rPr>
          <w:sz w:val="32"/>
          <w:szCs w:val="32"/>
        </w:rPr>
      </w:pPr>
      <w:r w:rsidRPr="00780F31">
        <w:rPr>
          <w:sz w:val="32"/>
          <w:szCs w:val="32"/>
        </w:rPr>
        <w:t>Abstract</w:t>
      </w:r>
    </w:p>
    <w:p w14:paraId="1264834D" w14:textId="77777777" w:rsidR="00780F31" w:rsidRDefault="00780F31" w:rsidP="00780F31"/>
    <w:p w14:paraId="350DD546" w14:textId="46F795B2" w:rsidR="00780F31" w:rsidRDefault="00780F31" w:rsidP="00780F31">
      <w:pPr>
        <w:jc w:val="both"/>
      </w:pPr>
      <w:r>
        <w:t>We develop</w:t>
      </w:r>
      <w:r>
        <w:t xml:space="preserve"> a returns-based to estimate the performance of alternative investments such as private equity and hedge funds. The model uses hierarchical Bayesian techniques to address challenges posed by limited disclosure, illiquidity, and appraisal-based valuations that are common in alternative asset classes. By jointly estimating latent economic returns and parameters such as systematic factor exposures, </w:t>
      </w:r>
      <w:r>
        <w:t>we can</w:t>
      </w:r>
      <w:r>
        <w:t xml:space="preserve"> construct </w:t>
      </w:r>
      <w:r>
        <w:t>back cast</w:t>
      </w:r>
      <w:r>
        <w:t xml:space="preserve"> and forecast returns to help investors assess an alternative fund's fit within a broader portfolio. Key </w:t>
      </w:r>
      <w:r>
        <w:t>contributions</w:t>
      </w:r>
      <w:r>
        <w:t xml:space="preserve"> include a moving average process to mimic reporting lags, use of time-weighted returns</w:t>
      </w:r>
      <w:r>
        <w:t xml:space="preserve"> within this context</w:t>
      </w:r>
      <w:r>
        <w:t xml:space="preserve">, and stochastic search variable selection (SSVS) to identify significant factor exposures. The model is evaluated through explanatory power and exposure significance tests to ensure meaningful outputs. </w:t>
      </w:r>
      <w:r>
        <w:t xml:space="preserve">The paper </w:t>
      </w:r>
      <w:r>
        <w:t>aims to bring greater transparency to alternative investments and support their integration into multi-asset portfolios as these asset classes continue to grow in importance for institutional and individual investors.</w:t>
      </w:r>
    </w:p>
    <w:p w14:paraId="6EBBB006" w14:textId="77777777" w:rsidR="00780F31" w:rsidRDefault="00780F31" w:rsidP="00780F31"/>
    <w:p w14:paraId="02830131" w14:textId="6E3A9BA2" w:rsidR="00167603" w:rsidRDefault="00167603" w:rsidP="00780F31">
      <w:r>
        <w:br w:type="page"/>
      </w:r>
    </w:p>
    <w:p w14:paraId="54427DD1" w14:textId="77777777" w:rsidR="00167603" w:rsidRPr="00167603" w:rsidRDefault="00167603" w:rsidP="006A6BDB">
      <w:pPr>
        <w:jc w:val="both"/>
        <w:rPr>
          <w:rFonts w:asciiTheme="majorHAnsi" w:hAnsiTheme="majorHAnsi" w:cstheme="majorHAnsi"/>
        </w:rPr>
      </w:pPr>
    </w:p>
    <w:p w14:paraId="7F9F27C0" w14:textId="77777777" w:rsidR="00167603" w:rsidRDefault="00167603"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C81394B"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w:t>
            </w:r>
            <w:r w:rsidR="003116A5">
              <w:rPr>
                <w:i/>
                <w:iCs/>
                <w:sz w:val="24"/>
                <w:szCs w:val="24"/>
              </w:rPr>
              <w:t>our model</w:t>
            </w:r>
            <w:r w:rsidR="006D0D67" w:rsidRPr="006D0D67">
              <w:rPr>
                <w:i/>
                <w:iCs/>
                <w:sz w:val="24"/>
                <w:szCs w:val="24"/>
              </w:rPr>
              <w:t xml:space="preserve">. The fund was launched in 2019. </w:t>
            </w:r>
            <w:r w:rsidR="003116A5">
              <w:rPr>
                <w:i/>
                <w:iCs/>
                <w:sz w:val="24"/>
                <w:szCs w:val="24"/>
              </w:rPr>
              <w:t>Our model</w:t>
            </w:r>
            <w:r w:rsidR="006D0D67" w:rsidRPr="006D0D67">
              <w:rPr>
                <w:i/>
                <w:iCs/>
                <w:sz w:val="24"/>
                <w:szCs w:val="24"/>
              </w:rPr>
              <w:t xml:space="preserve"> </w:t>
            </w:r>
            <w:r w:rsidR="003116A5" w:rsidRPr="006D0D67">
              <w:rPr>
                <w:i/>
                <w:iCs/>
                <w:sz w:val="24"/>
                <w:szCs w:val="24"/>
              </w:rPr>
              <w:t>back casted</w:t>
            </w:r>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r w:rsidR="003116A5" w:rsidRPr="006D0D67">
              <w:rPr>
                <w:i/>
                <w:iCs/>
                <w:sz w:val="24"/>
                <w:szCs w:val="24"/>
              </w:rPr>
              <w:t>back cast</w:t>
            </w:r>
            <w:r w:rsidR="006D0D67" w:rsidRPr="006D0D67">
              <w:rPr>
                <w:i/>
                <w:iCs/>
                <w:sz w:val="24"/>
                <w:szCs w:val="24"/>
              </w:rPr>
              <w:t xml:space="preserve"> helps investors pair the fund with a portfolio of publicly available securities.</w:t>
            </w:r>
          </w:p>
        </w:tc>
      </w:tr>
    </w:tbl>
    <w:p w14:paraId="3C3A2B70" w14:textId="77777777" w:rsidR="00167603" w:rsidRPr="00167603" w:rsidRDefault="00167603" w:rsidP="00167603"/>
    <w:p w14:paraId="44D1D3F0" w14:textId="278DCA17" w:rsidR="00551EDE" w:rsidRPr="00551EDE" w:rsidRDefault="00551EDE" w:rsidP="006A6BDB">
      <w:pPr>
        <w:pStyle w:val="Heading1"/>
        <w:jc w:val="both"/>
      </w:pPr>
      <w:bookmarkStart w:id="0" w:name="OLE_LINK1"/>
      <w:r w:rsidRPr="00551EDE">
        <w:t>Introduction</w:t>
      </w:r>
      <w:r w:rsidR="00EB7DD2">
        <w:t xml:space="preserve"> </w:t>
      </w:r>
      <w:bookmarkEnd w:id="0"/>
      <w:r w:rsidR="00EB7DD2">
        <w:t>and Motivation</w:t>
      </w:r>
    </w:p>
    <w:p w14:paraId="44682C8E" w14:textId="03C21CDA"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r w:rsidR="007B4851" w:rsidRPr="00041E26">
        <w:t>equity buyout</w:t>
      </w:r>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lastRenderedPageBreak/>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6B611FF5" w:rsidR="004021A8" w:rsidRDefault="00BA5A20" w:rsidP="004021A8">
      <w:pPr>
        <w:jc w:val="both"/>
      </w:pPr>
      <w:r>
        <w:t>We</w:t>
      </w:r>
      <w:r w:rsidR="004021A8">
        <w:t xml:space="preserve"> </w:t>
      </w:r>
      <w:r w:rsidR="00E1106B">
        <w:t>address</w:t>
      </w:r>
      <w:r>
        <w:t xml:space="preserve"> </w:t>
      </w:r>
      <w:r w:rsidR="004021A8">
        <w:t xml:space="preserve">this problem and other issues associated with returns on illiquid and alternative investments via our </w:t>
      </w:r>
      <w:r>
        <w:t>returns-generating process</w:t>
      </w:r>
      <w:r w:rsidR="004021A8">
        <w:t xml:space="preserve">. </w:t>
      </w:r>
      <w:r>
        <w:t xml:space="preserve">We devise </w:t>
      </w:r>
      <w:r w:rsidR="004021A8">
        <w:t xml:space="preserve">a returns-based model that uses hierarchical Bayesian modeling techniques to </w:t>
      </w:r>
      <w:r w:rsidR="00E1106B">
        <w:t xml:space="preserve">simulate </w:t>
      </w:r>
      <w:r w:rsidR="004021A8">
        <w:t xml:space="preserve">the underlying economic returns </w:t>
      </w:r>
      <w:r w:rsidR="007958A2">
        <w:t xml:space="preserve">for </w:t>
      </w:r>
      <w:r w:rsidR="004021A8">
        <w:t>fund</w:t>
      </w:r>
      <w:r w:rsidR="00E1106B">
        <w:t>s</w:t>
      </w:r>
      <w:r w:rsidR="004021A8">
        <w:t xml:space="preserve"> on </w:t>
      </w:r>
      <w:proofErr w:type="spellStart"/>
      <w:r w:rsidR="004021A8">
        <w:t>iCapital’s</w:t>
      </w:r>
      <w:proofErr w:type="spellEnd"/>
      <w:r w:rsidR="004021A8">
        <w:t xml:space="preserve"> </w:t>
      </w:r>
      <w:r w:rsidR="00E1106B">
        <w:t>Marketplace</w:t>
      </w:r>
      <w:r w:rsidR="004021A8">
        <w:t xml:space="preserve">. The model helps investors </w:t>
      </w:r>
      <w:r w:rsidR="007958A2">
        <w:t xml:space="preserve">research and educate themselves </w:t>
      </w:r>
      <w:r w:rsidR="004021A8">
        <w:t xml:space="preserve">on </w:t>
      </w:r>
      <w:r w:rsidR="007958A2">
        <w:t xml:space="preserve">the compatibility of a particular </w:t>
      </w:r>
      <w:r w:rsidR="004021A8">
        <w:t xml:space="preserve">fund </w:t>
      </w:r>
      <w:r w:rsidR="007958A2">
        <w:t xml:space="preserve">with their </w:t>
      </w:r>
      <w:r w:rsidR="004021A8">
        <w:t>investment needs and risk preferences.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2685275"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the lack of data is a significant barrier. Even 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 xml:space="preserve">IRR is a commonly used metric in the PE world to gauge a fund’s performance. It provides a convenient way by which to compare and benchmark various funds. Furthermore, it provides a computationally simple procedure to account for the timing and magnitude of cash flows since </w:t>
      </w:r>
      <w:r w:rsidRPr="00DB0AD3">
        <w:lastRenderedPageBreak/>
        <w:t>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55B1EF22" w:rsidR="00CA48E5" w:rsidRDefault="00BA5A20" w:rsidP="006A6BDB">
      <w:pPr>
        <w:jc w:val="both"/>
      </w:pPr>
      <w:r>
        <w:t>We</w:t>
      </w:r>
      <w:r w:rsidR="00AE205B">
        <w:t>,</w:t>
      </w:r>
      <w:r w:rsidR="00EB7DD2">
        <w:t xml:space="preserve"> </w:t>
      </w:r>
      <w:r w:rsidR="00AE205B">
        <w:t xml:space="preserve">on the other hand, </w:t>
      </w:r>
      <w:r w:rsidR="00EB7DD2">
        <w:t>use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747FC3EA"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76691CA3" w:rsidR="00B5034A" w:rsidRDefault="00BB5321" w:rsidP="00F03AB1">
      <w:pPr>
        <w:pStyle w:val="ListParagraph"/>
        <w:numPr>
          <w:ilvl w:val="0"/>
          <w:numId w:val="6"/>
        </w:numPr>
        <w:jc w:val="both"/>
      </w:pPr>
      <w:r w:rsidRPr="00BB5321">
        <w:t xml:space="preserve">Rather than include all the return factors in the regression, </w:t>
      </w:r>
      <w:r w:rsidR="003116A5">
        <w:t xml:space="preserve">our model </w:t>
      </w:r>
      <w:r w:rsidRPr="00BB5321">
        <w:t xml:space="preserve">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6F52F4C9" w:rsidR="00BF0835" w:rsidRDefault="00BA5A20" w:rsidP="006A6BDB">
      <w:pPr>
        <w:jc w:val="both"/>
        <w:rPr>
          <w:rFonts w:eastAsiaTheme="minorEastAsia"/>
        </w:rPr>
      </w:pPr>
      <w:r>
        <w:t>We</w:t>
      </w:r>
      <w:r w:rsidR="00BF0835">
        <w:t xml:space="preserve"> use</w:t>
      </w:r>
      <w:r>
        <w:t xml:space="preserve"> </w:t>
      </w:r>
      <w:r w:rsidR="00BF0835">
        <w:t xml:space="preserve">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lastRenderedPageBreak/>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E597E" w14:paraId="710541C8" w14:textId="77777777" w:rsidTr="00BA5A20">
        <w:tc>
          <w:tcPr>
            <w:tcW w:w="9360" w:type="dxa"/>
            <w:vAlign w:val="center"/>
          </w:tcPr>
          <w:p w14:paraId="0BB31A51" w14:textId="60A506C7" w:rsidR="00FE597E" w:rsidRDefault="00BA5A20" w:rsidP="00FE597E">
            <w:pPr>
              <w:jc w:val="center"/>
            </w:pPr>
            <w:r>
              <w:rPr>
                <w:noProof/>
              </w:rPr>
              <w:drawing>
                <wp:inline distT="0" distB="0" distL="0" distR="0" wp14:anchorId="3601FD93" wp14:editId="0569BEDB">
                  <wp:extent cx="5943600" cy="3987165"/>
                  <wp:effectExtent l="0" t="0" r="12700" b="13335"/>
                  <wp:docPr id="1916344625" name="Chart 1">
                    <a:extLst xmlns:a="http://schemas.openxmlformats.org/drawingml/2006/main">
                      <a:ext uri="{FF2B5EF4-FFF2-40B4-BE49-F238E27FC236}">
                        <a16:creationId xmlns:a16="http://schemas.microsoft.com/office/drawing/2014/main" id="{512DAA4A-FFAE-079A-6697-2BFE1A37F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r w:rsidR="00FE597E" w14:paraId="750509B4" w14:textId="77777777" w:rsidTr="00BA5A20">
        <w:tc>
          <w:tcPr>
            <w:tcW w:w="9360" w:type="dxa"/>
          </w:tcPr>
          <w:p w14:paraId="71B983E0" w14:textId="65D0CF6C"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xml:space="preserve">) returns as generated by </w:t>
            </w:r>
            <w:r w:rsidR="003116A5">
              <w:rPr>
                <w:rFonts w:asciiTheme="majorHAnsi" w:hAnsiTheme="majorHAnsi" w:cstheme="majorHAnsi"/>
                <w:i/>
                <w:iCs/>
                <w:color w:val="2F5496" w:themeColor="accent1" w:themeShade="BF"/>
              </w:rPr>
              <w:t>our model</w:t>
            </w:r>
            <w:r w:rsidR="00FE597E" w:rsidRPr="00FE597E">
              <w:rPr>
                <w:rFonts w:asciiTheme="majorHAnsi" w:hAnsiTheme="majorHAnsi" w:cstheme="majorHAnsi"/>
                <w:i/>
                <w:iCs/>
                <w:color w:val="2F5496" w:themeColor="accent1" w:themeShade="BF"/>
              </w:rPr>
              <w:t>.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lastRenderedPageBreak/>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17C1232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w:t>
      </w:r>
      <w:r w:rsidR="00BA5A20">
        <w:t>our model</w:t>
      </w:r>
      <w:r w:rsidR="00A342D8">
        <w:t xml:space="preserve">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 xml:space="preserve">In </w:t>
      </w:r>
      <w:r w:rsidR="00BA5A20">
        <w:t>our case</w:t>
      </w:r>
      <w:r w:rsidR="009D0A58">
        <w:t>,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 xml:space="preserve">If not, </w:t>
      </w:r>
      <w:r w:rsidRPr="004F5132">
        <w:rPr>
          <w:rFonts w:eastAsiaTheme="minorEastAsia"/>
        </w:rPr>
        <w:lastRenderedPageBreak/>
        <w:t>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w:t>
      </w:r>
      <w:r w:rsidR="009B0DE0">
        <w:rPr>
          <w:rFonts w:eastAsiaTheme="minorEastAsia"/>
        </w:rPr>
        <w:lastRenderedPageBreak/>
        <w:t xml:space="preserve">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lastRenderedPageBreak/>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1"/>
      <w:commentRangeStart w:id="2"/>
      <w:commentRangeStart w:id="3"/>
      <w:commentRangeStart w:id="4"/>
      <w:r w:rsidRPr="00DB4324">
        <w:rPr>
          <w:rFonts w:eastAsiaTheme="minorEastAsia"/>
        </w:rPr>
        <w:t>(say)</w:t>
      </w:r>
      <w:commentRangeEnd w:id="1"/>
      <w:r w:rsidR="00DB7F5A">
        <w:rPr>
          <w:rStyle w:val="CommentReference"/>
        </w:rPr>
        <w:commentReference w:id="1"/>
      </w:r>
      <w:commentRangeEnd w:id="2"/>
      <w:r w:rsidR="008F73A0">
        <w:rPr>
          <w:rStyle w:val="CommentReference"/>
        </w:rPr>
        <w:commentReference w:id="2"/>
      </w:r>
      <w:commentRangeEnd w:id="3"/>
      <w:r w:rsidR="00071840">
        <w:rPr>
          <w:rStyle w:val="CommentReference"/>
        </w:rPr>
        <w:commentReference w:id="3"/>
      </w:r>
      <w:commentRangeEnd w:id="4"/>
      <w:r w:rsidR="006E073F">
        <w:rPr>
          <w:rStyle w:val="CommentReference"/>
        </w:rPr>
        <w:commentReference w:id="4"/>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lastRenderedPageBreak/>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w:t>
      </w:r>
      <w:r w:rsidRPr="00737675">
        <w:lastRenderedPageBreak/>
        <w:t xml:space="preserve">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6877E02B" w:rsidR="00A63ADE" w:rsidRDefault="00BA5A20" w:rsidP="00573F14">
      <w:pPr>
        <w:jc w:val="both"/>
        <w:rPr>
          <w:rFonts w:eastAsiaTheme="minorEastAsia"/>
        </w:rPr>
      </w:pPr>
      <w:r>
        <w:t>We</w:t>
      </w:r>
      <w:r w:rsidR="00737675">
        <w:t xml:space="preserve"> use</w:t>
      </w:r>
      <w:r>
        <w:t xml:space="preserve"> </w:t>
      </w:r>
      <w:r w:rsidR="002429DA">
        <w:t xml:space="preserve">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20C58CAE"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BA5A20">
        <w:rPr>
          <w:rFonts w:eastAsiaTheme="minorEastAsia"/>
        </w:rPr>
        <w:t>Our model</w:t>
      </w:r>
      <w:r w:rsidR="00737675">
        <w:rPr>
          <w:rFonts w:eastAsiaTheme="minorEastAsia"/>
        </w:rPr>
        <w:t xml:space="preserve">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lastRenderedPageBreak/>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Default="00972F15" w:rsidP="000971A4">
      <w:pPr>
        <w:pStyle w:val="Heading1"/>
        <w:jc w:val="both"/>
      </w:pPr>
      <w:r>
        <w:t>Model Efficacy</w:t>
      </w:r>
    </w:p>
    <w:p w14:paraId="53ABC053" w14:textId="0FB20C11" w:rsidR="00972F15" w:rsidRPr="00972F15" w:rsidRDefault="00972F15" w:rsidP="00972F15">
      <w:r>
        <w:t>Every model must be checked to d</w:t>
      </w:r>
      <w:r w:rsidRPr="00972F15">
        <w:t>etermin</w:t>
      </w:r>
      <w:r w:rsidR="00927C23">
        <w:t>e</w:t>
      </w:r>
      <w:r w:rsidRPr="00972F15">
        <w:t xml:space="preserve"> </w:t>
      </w:r>
      <w:r>
        <w:t xml:space="preserve">whether </w:t>
      </w:r>
      <w:r w:rsidRPr="00972F15">
        <w:t>the model provides valuable enough inference about an asset</w:t>
      </w:r>
      <w:r>
        <w:t xml:space="preserve">. In our case, </w:t>
      </w:r>
      <w:r w:rsidR="003116A5">
        <w:t>we</w:t>
      </w:r>
      <w:r w:rsidRPr="00972F15">
        <w:t xml:space="preserve"> utilize</w:t>
      </w:r>
      <w:r w:rsidR="003116A5">
        <w:t xml:space="preserve"> </w:t>
      </w:r>
      <w:r w:rsidRPr="00972F15">
        <w:t xml:space="preserve">two different sets of criteria for its primary model efficacy tests: </w:t>
      </w:r>
    </w:p>
    <w:p w14:paraId="7EFE032B" w14:textId="7722F153" w:rsidR="00972F15" w:rsidRPr="00972F15" w:rsidRDefault="00972F15" w:rsidP="00972F15">
      <w:pPr>
        <w:numPr>
          <w:ilvl w:val="0"/>
          <w:numId w:val="20"/>
        </w:numPr>
        <w:tabs>
          <w:tab w:val="num" w:pos="720"/>
        </w:tabs>
      </w:pPr>
      <w:r w:rsidRPr="00972F15">
        <w:t>An explanatory power test measur</w:t>
      </w:r>
      <w:r>
        <w:t>ing</w:t>
      </w:r>
      <w:r w:rsidRPr="00972F15">
        <w:t xml:space="preserve"> the model’s efficacy relative to a baseline mean model. </w:t>
      </w:r>
    </w:p>
    <w:p w14:paraId="71CC92B6" w14:textId="29771177" w:rsidR="00972F15" w:rsidRPr="00972F15" w:rsidRDefault="00972F15" w:rsidP="00972F15">
      <w:pPr>
        <w:numPr>
          <w:ilvl w:val="0"/>
          <w:numId w:val="20"/>
        </w:numPr>
        <w:tabs>
          <w:tab w:val="num" w:pos="720"/>
        </w:tabs>
      </w:pPr>
      <w:r>
        <w:t>S</w:t>
      </w:r>
      <w:r w:rsidRPr="00972F15">
        <w:t>ignifican</w:t>
      </w:r>
      <w:r>
        <w:t>ce</w:t>
      </w:r>
      <w:r w:rsidRPr="00972F15">
        <w:t xml:space="preserve"> tests </w:t>
      </w:r>
      <w:r>
        <w:t xml:space="preserve">for factor exposures that </w:t>
      </w:r>
      <w:r w:rsidRPr="00972F15">
        <w:t xml:space="preserve">assess </w:t>
      </w:r>
      <w:r>
        <w:t xml:space="preserve">whether </w:t>
      </w:r>
      <w:r w:rsidRPr="00972F15">
        <w:t xml:space="preserve">a model has a net positive (negative) exposure to a particular return-based risk factor. </w:t>
      </w:r>
    </w:p>
    <w:p w14:paraId="62B3518E" w14:textId="77777777" w:rsidR="00972F15" w:rsidRDefault="00972F15" w:rsidP="00972F15"/>
    <w:p w14:paraId="50254754" w14:textId="5BA7970C" w:rsidR="00972F15" w:rsidRPr="00972F15" w:rsidRDefault="00972F15" w:rsidP="00972F15">
      <w:r w:rsidRPr="00972F15">
        <w:t xml:space="preserve">These tests form the basis </w:t>
      </w:r>
      <w:r w:rsidR="003116A5">
        <w:t>of model efficacy</w:t>
      </w:r>
      <w:r w:rsidRPr="00972F15">
        <w:t xml:space="preserve">. The criteria </w:t>
      </w:r>
      <w:r>
        <w:t>are</w:t>
      </w:r>
      <w:r w:rsidRPr="00972F15">
        <w:t xml:space="preserve"> different depending on the analysis shown: </w:t>
      </w:r>
    </w:p>
    <w:p w14:paraId="412E3B0E" w14:textId="18A42030" w:rsidR="00972F15" w:rsidRPr="00972F15" w:rsidRDefault="00972F15" w:rsidP="00972F15">
      <w:pPr>
        <w:numPr>
          <w:ilvl w:val="0"/>
          <w:numId w:val="21"/>
        </w:numPr>
        <w:tabs>
          <w:tab w:val="num" w:pos="720"/>
        </w:tabs>
      </w:pPr>
      <w:r w:rsidRPr="00972F15">
        <w:t xml:space="preserve">An asset is considered reliable for the purposes of the growth chart if it passes the goodness of fit test AND at least one coefficient OR the intercept passes the exposure </w:t>
      </w:r>
      <w:r w:rsidR="00B9461F">
        <w:t xml:space="preserve">credibility </w:t>
      </w:r>
      <w:r w:rsidRPr="00972F15">
        <w:t xml:space="preserve">test. </w:t>
      </w:r>
    </w:p>
    <w:p w14:paraId="63BE303B" w14:textId="77777777" w:rsidR="00596757" w:rsidRDefault="00972F15" w:rsidP="00972F15">
      <w:pPr>
        <w:numPr>
          <w:ilvl w:val="0"/>
          <w:numId w:val="21"/>
        </w:numPr>
        <w:tabs>
          <w:tab w:val="num" w:pos="720"/>
        </w:tabs>
      </w:pPr>
      <w:r w:rsidRPr="00972F15">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Default="00596757" w:rsidP="00596757">
      <w:pPr>
        <w:ind w:left="720"/>
      </w:pPr>
    </w:p>
    <w:p w14:paraId="0F671E0C" w14:textId="7BC3A3D4" w:rsidR="00972F15" w:rsidRDefault="00972F15" w:rsidP="00972F15">
      <w:r w:rsidRPr="00972F15">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Default="00596757" w:rsidP="00972F15"/>
    <w:p w14:paraId="5B05FA7B" w14:textId="2EFD6E03" w:rsidR="00972F15" w:rsidRDefault="00972F15" w:rsidP="00972F15">
      <w:pPr>
        <w:pStyle w:val="Heading2"/>
      </w:pPr>
      <w:r>
        <w:t>Explanatory Power Test</w:t>
      </w:r>
    </w:p>
    <w:p w14:paraId="64C6F492" w14:textId="6930653D" w:rsidR="006516B9" w:rsidRDefault="00927C23" w:rsidP="00972F15">
      <w:r>
        <w:t xml:space="preserve">This test defines </w:t>
      </w:r>
      <w:r w:rsidR="00972F15" w:rsidRPr="00972F15">
        <w:t>the model’s fit in terms of its efficacy relative to the mean model.</w:t>
      </w:r>
      <w:r w:rsidR="00A67109">
        <w:t xml:space="preserve"> </w:t>
      </w:r>
      <w:r w:rsidR="003A44C9">
        <w:t>The measurement is made in terms of</w:t>
      </w:r>
      <w:r>
        <w:t xml:space="preserve"> </w:t>
      </w:r>
      <w:r w:rsidR="00A67109">
        <w:t>tracking error:</w:t>
      </w:r>
    </w:p>
    <w:p w14:paraId="03BC42DE" w14:textId="77777777" w:rsidR="00A67109" w:rsidRDefault="00A67109" w:rsidP="00972F15"/>
    <w:p w14:paraId="062E0834" w14:textId="023FADB1" w:rsidR="00972F15" w:rsidRDefault="00000000" w:rsidP="00972F15">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74E4E97D" w14:textId="77777777" w:rsidR="00A67109" w:rsidRDefault="00A67109" w:rsidP="00A67109"/>
    <w:p w14:paraId="38150686" w14:textId="55FE7255" w:rsidR="00A67109" w:rsidRDefault="00A67109" w:rsidP="00A67109">
      <w:pPr>
        <w:rPr>
          <w:rFonts w:eastAsiaTheme="minorEastAsia"/>
        </w:rPr>
      </w:pPr>
      <w:r>
        <w:t xml:space="preserve">where </w:t>
      </w:r>
      <m:oMath>
        <m:r>
          <w:rPr>
            <w:rFonts w:ascii="Cambria Math" w:hAnsi="Cambria Math"/>
          </w:rPr>
          <m:t>y</m:t>
        </m:r>
      </m:oMath>
      <w:r>
        <w:rPr>
          <w:rFonts w:eastAsiaTheme="minorEastAsia"/>
        </w:rPr>
        <w:t xml:space="preserve">  is the data, </w:t>
      </w:r>
      <m:oMath>
        <m:r>
          <m:rPr>
            <m:sty m:val="p"/>
          </m:rPr>
          <w:rPr>
            <w:rFonts w:ascii="Cambria Math" w:eastAsiaTheme="minorEastAsia" w:hAnsi="Cambria Math"/>
          </w:rPr>
          <m:t>Φ</m:t>
        </m:r>
      </m:oMath>
      <w:r>
        <w:rPr>
          <w:rFonts w:eastAsiaTheme="minorEastAsia"/>
        </w:rPr>
        <w:t xml:space="preserve"> is</w:t>
      </w:r>
      <w:r w:rsidRPr="00A67109">
        <w:rPr>
          <w:rFonts w:eastAsiaTheme="minorEastAsia"/>
        </w:rPr>
        <w:t xml:space="preserve"> the matrix that </w:t>
      </w:r>
      <w:r>
        <w:rPr>
          <w:rFonts w:eastAsiaTheme="minorEastAsia"/>
        </w:rPr>
        <w:t>trans</w:t>
      </w:r>
      <w:r w:rsidRPr="00A67109">
        <w:rPr>
          <w:rFonts w:eastAsiaTheme="minorEastAsia"/>
        </w:rPr>
        <w:t>forms quarterly predicted returns from monthly de</w:t>
      </w:r>
      <w:r>
        <w:rPr>
          <w:rFonts w:eastAsiaTheme="minorEastAsia"/>
        </w:rPr>
        <w:t>-</w:t>
      </w:r>
      <w:r w:rsidRPr="00A67109">
        <w:rPr>
          <w:rFonts w:eastAsiaTheme="minorEastAsia"/>
        </w:rPr>
        <w:t xml:space="preserve">smoothed returns, </w:t>
      </w:r>
      <m:oMath>
        <m:r>
          <w:rPr>
            <w:rFonts w:ascii="Cambria Math" w:eastAsiaTheme="minorEastAsia" w:hAnsi="Cambria Math"/>
          </w:rPr>
          <m:t>β</m:t>
        </m:r>
      </m:oMath>
      <w:r w:rsidRPr="00A67109">
        <w:rPr>
          <w:rFonts w:eastAsiaTheme="minorEastAsia"/>
        </w:rPr>
        <w:t xml:space="preserve"> is the exposure vector (including the intercept), </w:t>
      </w:r>
      <w:r>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w:r w:rsidRPr="00A67109">
        <w:rPr>
          <w:rFonts w:eastAsiaTheme="minorEastAsia"/>
        </w:rPr>
        <w:t xml:space="preserve">is the average reported return, </w:t>
      </w:r>
      <m:oMath>
        <m:r>
          <w:rPr>
            <w:rFonts w:ascii="Cambria Math" w:eastAsiaTheme="minorEastAsia" w:hAnsi="Cambria Math"/>
          </w:rPr>
          <m:t>F</m:t>
        </m:r>
      </m:oMath>
      <w:r w:rsidRPr="00A67109">
        <w:rPr>
          <w:rFonts w:eastAsiaTheme="minorEastAsia"/>
        </w:rPr>
        <w:t xml:space="preserve"> is the matrix of factor </w:t>
      </w:r>
      <w:r w:rsidR="00EB18E7">
        <w:rPr>
          <w:rFonts w:eastAsiaTheme="minorEastAsia"/>
        </w:rPr>
        <w:t>return data</w:t>
      </w:r>
      <w:r w:rsidRPr="00A67109">
        <w:rPr>
          <w:rFonts w:eastAsiaTheme="minorEastAsia"/>
        </w:rPr>
        <w:t xml:space="preserve">, and </w:t>
      </w:r>
      <m:oMath>
        <m:r>
          <w:rPr>
            <w:rFonts w:ascii="Cambria Math" w:eastAsiaTheme="minorEastAsia" w:hAnsi="Cambria Math"/>
          </w:rPr>
          <m:t>r</m:t>
        </m:r>
      </m:oMath>
      <w:r w:rsidRPr="00A67109">
        <w:rPr>
          <w:rFonts w:eastAsiaTheme="minorEastAsia"/>
        </w:rPr>
        <w:t xml:space="preserve"> is the risk</w:t>
      </w:r>
      <w:r>
        <w:rPr>
          <w:rFonts w:eastAsiaTheme="minorEastAsia"/>
        </w:rPr>
        <w:t>-</w:t>
      </w:r>
      <w:r w:rsidRPr="00A67109">
        <w:rPr>
          <w:rFonts w:eastAsiaTheme="minorEastAsia"/>
        </w:rPr>
        <w:t>free</w:t>
      </w:r>
      <w:r w:rsidR="00EB18E7">
        <w:rPr>
          <w:rFonts w:eastAsiaTheme="minorEastAsia"/>
        </w:rPr>
        <w:t xml:space="preserve"> rate</w:t>
      </w:r>
      <w:r w:rsidRPr="00A67109">
        <w:rPr>
          <w:rFonts w:eastAsiaTheme="minorEastAsia"/>
        </w:rPr>
        <w:t>.</w:t>
      </w:r>
    </w:p>
    <w:p w14:paraId="49EB7A7F" w14:textId="77777777" w:rsidR="00A67109" w:rsidRDefault="00A67109" w:rsidP="00A67109">
      <w:pPr>
        <w:rPr>
          <w:rFonts w:eastAsiaTheme="minorEastAsia"/>
        </w:rPr>
      </w:pPr>
    </w:p>
    <w:p w14:paraId="44F91FD0" w14:textId="55E79F8B" w:rsidR="006B3F29" w:rsidRDefault="006B3F29" w:rsidP="00A67109">
      <w:pPr>
        <w:rPr>
          <w:rFonts w:eastAsiaTheme="minorEastAsia"/>
        </w:rPr>
      </w:pPr>
      <w:r>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calculated as a ratio of explained sum of squares to total sum of squares:</w:t>
      </w:r>
    </w:p>
    <w:p w14:paraId="0BA4F3B1" w14:textId="355F322A" w:rsidR="006B3F29" w:rsidRDefault="00000000" w:rsidP="00A6710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6E0A1186" w14:textId="19A82690" w:rsidR="00972F15" w:rsidRDefault="00972F15" w:rsidP="00972F15"/>
    <w:p w14:paraId="569566CB" w14:textId="0286D106" w:rsidR="006B3F29" w:rsidRDefault="00956121" w:rsidP="006B3F29">
      <w:r>
        <w:t>Implementation contains two components</w:t>
      </w:r>
      <w:r w:rsidR="006B3F29">
        <w:t>:</w:t>
      </w:r>
    </w:p>
    <w:p w14:paraId="3CC7AF32" w14:textId="1047089F" w:rsidR="006B3F29" w:rsidRDefault="006B3F29" w:rsidP="006B3F29">
      <w:pPr>
        <w:pStyle w:val="ListParagraph"/>
        <w:numPr>
          <w:ilvl w:val="0"/>
          <w:numId w:val="22"/>
        </w:numPr>
      </w:pPr>
      <w:r w:rsidRPr="006B3F29">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3C2CA3AC" w14:textId="53BCCC75" w:rsidR="006B3F29" w:rsidRPr="006B3F29" w:rsidRDefault="00000000" w:rsidP="006B3F29">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m:rPr>
                  <m:sty m:val="p"/>
                </m:rP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r>
            <w:ins w:id="5" w:author="Clinton Tepper" w:date="2024-04-10T19:50:00Z">
              <w:rPr>
                <w:rFonts w:ascii="Cambria Math" w:eastAsia="Times New Roman" w:hAnsi="Cambria Math" w:cs="Times New Roman"/>
                <w:kern w:val="0"/>
                <w14:ligatures w14:val="none"/>
              </w:rPr>
              <m:t xml:space="preserve"> </m:t>
            </w:ins>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4C98626E" w14:textId="77777777" w:rsidR="008B4E04" w:rsidRDefault="008B4E04" w:rsidP="006B3F29"/>
    <w:p w14:paraId="12FE5540" w14:textId="77672F8E" w:rsidR="006B3F29" w:rsidRDefault="008B4E04" w:rsidP="006B3F29">
      <w:pPr>
        <w:rPr>
          <w:rFonts w:eastAsiaTheme="minorEastAsia"/>
        </w:rPr>
      </w:pPr>
      <w:r>
        <w:tab/>
        <w:t xml:space="preserve">where </w:t>
      </w:r>
      <m:oMath>
        <m:r>
          <w:rPr>
            <w:rFonts w:ascii="Cambria Math" w:hAnsi="Cambria Math"/>
          </w:rPr>
          <m:t>ι</m:t>
        </m:r>
      </m:oMath>
      <w:r>
        <w:rPr>
          <w:rFonts w:eastAsiaTheme="minorEastAsia"/>
        </w:rPr>
        <w:t xml:space="preserve"> is an indicator function. </w:t>
      </w:r>
    </w:p>
    <w:p w14:paraId="13420832" w14:textId="77777777" w:rsidR="008B4E04" w:rsidRDefault="008B4E04" w:rsidP="006B3F29">
      <w:pPr>
        <w:rPr>
          <w:rFonts w:eastAsiaTheme="minorEastAsia"/>
        </w:rPr>
      </w:pPr>
    </w:p>
    <w:p w14:paraId="031A28F1" w14:textId="6146AF0E" w:rsidR="008B4E04" w:rsidRDefault="008B4E04" w:rsidP="008B4E04">
      <w:pPr>
        <w:ind w:left="720"/>
        <w:rPr>
          <w:rFonts w:eastAsiaTheme="minorEastAsia"/>
        </w:rPr>
      </w:pPr>
      <w:r w:rsidRPr="008B4E04">
        <w:rPr>
          <w:rFonts w:eastAsiaTheme="minorEastAsia"/>
        </w:rPr>
        <w:t xml:space="preserve">High values indicate that the model is likely to impart useful information over a large portion of the parameter distribution. </w:t>
      </w:r>
      <w:r w:rsidR="00EB18E7">
        <w:rPr>
          <w:rFonts w:eastAsiaTheme="minorEastAsia"/>
        </w:rPr>
        <w:t>We require that</w:t>
      </w:r>
      <w:r w:rsidRPr="008B4E04">
        <w:rPr>
          <w:rFonts w:eastAsiaTheme="minorEastAsia"/>
        </w:rPr>
        <w:t xml:space="preserve">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m:t>
        </m:r>
        <m:r>
          <w:ins w:id="6" w:author="Clinton Tepper" w:date="2024-04-10T19:52:00Z">
            <w:rPr>
              <w:rFonts w:ascii="Cambria Math" w:eastAsiaTheme="minorEastAsia" w:hAnsi="Cambria Math"/>
            </w:rPr>
            <m:t>0</m:t>
          </w:ins>
        </m:r>
      </m:oMath>
      <w:r w:rsidRPr="008B4E04">
        <w:rPr>
          <w:rFonts w:eastAsiaTheme="minorEastAsia"/>
        </w:rPr>
        <w:t xml:space="preserve"> </w:t>
      </w:r>
      <w:r w:rsidR="00EB18E7">
        <w:rPr>
          <w:rFonts w:eastAsiaTheme="minorEastAsia"/>
        </w:rPr>
        <w:t>, indicating that the model is more likely than not predictive</w:t>
      </w:r>
      <w:r w:rsidR="00F76FEF">
        <w:rPr>
          <w:rFonts w:eastAsiaTheme="minorEastAsia"/>
        </w:rPr>
        <w:t>, as a necessary but insufficient condition for showing the growth chart.</w:t>
      </w:r>
    </w:p>
    <w:p w14:paraId="2E9E576A" w14:textId="77777777" w:rsidR="00713DB7" w:rsidRDefault="00713DB7" w:rsidP="00713DB7">
      <w:pPr>
        <w:rPr>
          <w:rFonts w:eastAsiaTheme="minorEastAsia"/>
        </w:rPr>
      </w:pPr>
    </w:p>
    <w:p w14:paraId="0E3D451F" w14:textId="67D42709" w:rsidR="008B4E04" w:rsidRPr="004A06BD" w:rsidRDefault="004A06BD" w:rsidP="004A06BD">
      <w:pPr>
        <w:pStyle w:val="ListParagraph"/>
        <w:numPr>
          <w:ilvl w:val="0"/>
          <w:numId w:val="22"/>
        </w:numPr>
        <w:rPr>
          <w:rFonts w:eastAsiaTheme="minorEastAsia"/>
        </w:rPr>
      </w:pPr>
      <w:r w:rsidRPr="004A06BD">
        <w:rPr>
          <w:rFonts w:eastAsiaTheme="minorEastAsia"/>
        </w:rPr>
        <w:t xml:space="preserve">The second part of the test serves as a sanity check for the first. Specifically, </w:t>
      </w:r>
      <w:r>
        <w:rPr>
          <w:rFonts w:eastAsiaTheme="minorEastAsia"/>
        </w:rPr>
        <w:t xml:space="preserve">we confirm that </w:t>
      </w:r>
      <w:r w:rsidRPr="004A06BD">
        <w:rPr>
          <w:rFonts w:eastAsiaTheme="minorEastAsia"/>
        </w:rPr>
        <w:t xml:space="preserve">the actual values used on the platform are additive over the mean model. For all assets for which Architect displays analytics, </w:t>
      </w:r>
      <w:r>
        <w:rPr>
          <w:rFonts w:eastAsiaTheme="minorEastAsia"/>
        </w:rPr>
        <w:t xml:space="preserve">we </w:t>
      </w:r>
      <w:r w:rsidRPr="004A06BD">
        <w:rPr>
          <w:rFonts w:eastAsiaTheme="minorEastAsia"/>
        </w:rPr>
        <w:t>impose the requiremen</w:t>
      </w:r>
      <w:r>
        <w:rPr>
          <w:rFonts w:eastAsiaTheme="minorEastAsia"/>
        </w:rPr>
        <w:t>t:</w:t>
      </w:r>
    </w:p>
    <w:p w14:paraId="4ADFD374" w14:textId="115058B9" w:rsidR="008B4E04" w:rsidRDefault="00000000" w:rsidP="006B3F29">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FE[β]+r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2DE67AA8" w14:textId="6C79089B" w:rsidR="006B3F29" w:rsidRDefault="00596757" w:rsidP="006B3F29">
      <w:r>
        <w:tab/>
      </w:r>
    </w:p>
    <w:p w14:paraId="130C44F9" w14:textId="7FD5C1EF" w:rsidR="00596757" w:rsidRDefault="00596757" w:rsidP="00596757">
      <w:pPr>
        <w:rPr>
          <w:rFonts w:eastAsiaTheme="minorEastAsia"/>
        </w:rPr>
      </w:pPr>
      <w:r>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Pr>
          <w:rFonts w:eastAsiaTheme="minorEastAsia"/>
        </w:rPr>
        <w:t xml:space="preserve">. </w:t>
      </w:r>
    </w:p>
    <w:p w14:paraId="27979E04" w14:textId="77777777" w:rsidR="00596757" w:rsidRDefault="00596757" w:rsidP="00596757">
      <w:pPr>
        <w:rPr>
          <w:rFonts w:eastAsiaTheme="minorEastAsia"/>
        </w:rPr>
      </w:pPr>
    </w:p>
    <w:p w14:paraId="0C5C1E3F" w14:textId="6FA4C96F" w:rsidR="00596757" w:rsidRPr="00596757" w:rsidRDefault="00596757" w:rsidP="00596757">
      <w:pPr>
        <w:rPr>
          <w:rFonts w:eastAsiaTheme="minorEastAsia"/>
        </w:rPr>
      </w:pPr>
      <w:r>
        <w:rPr>
          <w:rFonts w:eastAsiaTheme="minorEastAsia"/>
        </w:rPr>
        <w:t>A</w:t>
      </w:r>
      <w:r w:rsidRPr="00596757">
        <w:rPr>
          <w:rFonts w:eastAsiaTheme="minorEastAsia"/>
        </w:rPr>
        <w:t xml:space="preserve">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Pr>
          <w:rFonts w:eastAsiaTheme="minorEastAsia"/>
        </w:rPr>
        <w:t xml:space="preserve"> </w:t>
      </w:r>
      <w:r w:rsidRPr="00596757">
        <w:rPr>
          <w:rFonts w:eastAsiaTheme="minorEastAsia"/>
        </w:rPr>
        <w:t>automatically fails the goodness of fit test</w:t>
      </w:r>
      <w:r>
        <w:rPr>
          <w:rStyle w:val="FootnoteReference"/>
          <w:rFonts w:eastAsiaTheme="minorEastAsia"/>
        </w:rPr>
        <w:footnoteReference w:id="13"/>
      </w:r>
      <w:r w:rsidRPr="00596757">
        <w:rPr>
          <w:rFonts w:eastAsiaTheme="minorEastAsia"/>
        </w:rPr>
        <w:t>.</w:t>
      </w:r>
      <w:r>
        <w:rPr>
          <w:rFonts w:eastAsiaTheme="minorEastAsia"/>
        </w:rPr>
        <w:t xml:space="preserve"> </w:t>
      </w:r>
    </w:p>
    <w:p w14:paraId="51C43C27" w14:textId="4500FB60" w:rsidR="00596757" w:rsidRPr="006B3F29" w:rsidRDefault="00596757" w:rsidP="006B3F29"/>
    <w:p w14:paraId="470899CC" w14:textId="1D11BCE5" w:rsidR="006B3F29" w:rsidRDefault="00596757" w:rsidP="00596757">
      <w:pPr>
        <w:pStyle w:val="Heading3"/>
      </w:pPr>
      <w:r>
        <w:t>Limitations</w:t>
      </w:r>
    </w:p>
    <w:p w14:paraId="32B0E179" w14:textId="77777777" w:rsidR="00596757" w:rsidRDefault="00596757" w:rsidP="00596757">
      <w:r w:rsidRPr="00596757">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96757" w:rsidRDefault="00596757" w:rsidP="00596757"/>
    <w:p w14:paraId="2B9A6A98" w14:textId="6B3C166D" w:rsidR="00C26F70" w:rsidRDefault="00596757" w:rsidP="00596757">
      <w:r w:rsidRPr="00596757">
        <w:t xml:space="preserve">A model that does not fit the data well relative to a mean model is unlikely to </w:t>
      </w:r>
      <w:r w:rsidR="00F451D7">
        <w:t>perform well in predicting returns conditional on factor exposures</w:t>
      </w:r>
      <w:r w:rsidR="00F01BD9">
        <w:t xml:space="preserve">. </w:t>
      </w:r>
      <w:r w:rsidRPr="00596757">
        <w:t xml:space="preserve">However, a model which fits the data well may simply fit due to the additional degrees of freedom contained within the model. </w:t>
      </w:r>
    </w:p>
    <w:p w14:paraId="12AAF088" w14:textId="77777777" w:rsidR="00C26F70" w:rsidRDefault="00C26F70" w:rsidP="00596757"/>
    <w:p w14:paraId="0DD37E78" w14:textId="22C56A87" w:rsidR="00011BD3" w:rsidRDefault="00596757" w:rsidP="00596757">
      <w:r w:rsidRPr="00596757">
        <w:t xml:space="preserve">In </w:t>
      </w:r>
      <w:r w:rsidR="00E40C28">
        <w:t>ordinary least squares</w:t>
      </w:r>
      <w:r w:rsidRPr="00596757">
        <w:t xml:space="preserve">, adding parameters always improves the fit, even if the additional relationships are spurious. In </w:t>
      </w:r>
      <w:r w:rsidR="003116A5">
        <w:t>our model</w:t>
      </w:r>
      <w:r w:rsidRPr="00596757">
        <w:t xml:space="preserve">, the effect depends on the priors. Stronger priors imply </w:t>
      </w:r>
      <w:r w:rsidRPr="00596757">
        <w:lastRenderedPageBreak/>
        <w:t xml:space="preserve">more regularization and less of a tendency to fit to spurious signals, at the cost of biasing the results towards the prior. </w:t>
      </w:r>
      <w:r w:rsidR="003116A5">
        <w:t>We</w:t>
      </w:r>
      <w:r w:rsidRPr="00596757">
        <w:t xml:space="preserve"> </w:t>
      </w:r>
      <w:r w:rsidR="00FB2BA0">
        <w:t xml:space="preserve">mix the evidence </w:t>
      </w:r>
      <w:r w:rsidR="000A736E">
        <w:t>for exposures in the</w:t>
      </w:r>
      <w:r w:rsidR="00FB2BA0">
        <w:t xml:space="preserve"> </w:t>
      </w:r>
      <w:r w:rsidRPr="00596757">
        <w:t>data</w:t>
      </w:r>
      <w:r w:rsidR="000A736E">
        <w:t xml:space="preserve"> with information present in the priors</w:t>
      </w:r>
      <w:r w:rsidRPr="00596757">
        <w:t xml:space="preserve">, mitigating but not </w:t>
      </w:r>
      <w:r w:rsidR="00C26F70" w:rsidRPr="00596757">
        <w:t>eliminating</w:t>
      </w:r>
      <w:r w:rsidRPr="00596757">
        <w:t xml:space="preserve"> the tendency of regressions to fit towards spurious signals. </w:t>
      </w:r>
    </w:p>
    <w:p w14:paraId="0614B044" w14:textId="77777777" w:rsidR="00011BD3" w:rsidRDefault="00011BD3" w:rsidP="00596757"/>
    <w:p w14:paraId="5CDEDE20" w14:textId="532725C8" w:rsidR="00596757" w:rsidRDefault="00B311C0" w:rsidP="00802C0A">
      <w:r>
        <w:t>The possibility of a spurious fit motivates inspection of the credibility of exposures themselves</w:t>
      </w:r>
      <w:r w:rsidR="00802C0A">
        <w:t xml:space="preserve">, and </w:t>
      </w:r>
      <w:r w:rsidR="00D85F3A">
        <w:t>forms the basis of the</w:t>
      </w:r>
      <w:r w:rsidR="00C26F70">
        <w:t xml:space="preserve"> Exposure Significance Test.</w:t>
      </w:r>
    </w:p>
    <w:p w14:paraId="652A877D" w14:textId="77777777" w:rsidR="00C26F70" w:rsidRDefault="00C26F70" w:rsidP="00596757"/>
    <w:p w14:paraId="37685320" w14:textId="3EBA4039" w:rsidR="00C26F70" w:rsidRDefault="00C26F70" w:rsidP="00C26F70">
      <w:pPr>
        <w:pStyle w:val="Heading2"/>
      </w:pPr>
      <w:r>
        <w:t>Exposures Significance Test</w:t>
      </w:r>
    </w:p>
    <w:p w14:paraId="4E95A6D9" w14:textId="6690C05E" w:rsidR="00C26F70" w:rsidRDefault="00E50CE6" w:rsidP="00C26F70">
      <w:r>
        <w:t>As expos</w:t>
      </w:r>
      <w:r w:rsidR="007C15E0">
        <w:t xml:space="preserve">ures to factors drive </w:t>
      </w:r>
      <w:r w:rsidR="00244E81">
        <w:t xml:space="preserve">much of </w:t>
      </w:r>
      <w:r w:rsidR="007C15E0">
        <w:t>the identification of other model parameters,</w:t>
      </w:r>
      <w:r w:rsidR="00244E81">
        <w:t xml:space="preserve"> </w:t>
      </w:r>
      <w:r w:rsidR="00E96144">
        <w:t xml:space="preserve">highly credible exposures </w:t>
      </w:r>
      <w:r w:rsidR="00191708">
        <w:t>generally coincide with model efficacy</w:t>
      </w:r>
      <w:r w:rsidR="00FD6BEE">
        <w:t>.</w:t>
      </w:r>
      <w:r w:rsidR="007C15E0">
        <w:t xml:space="preserve"> </w:t>
      </w:r>
      <w:r w:rsidR="00CF7D5A">
        <w:t xml:space="preserve">Specifically, </w:t>
      </w:r>
      <w:r w:rsidR="00CD50E7">
        <w:t>Architect tests if</w:t>
      </w:r>
      <w:r w:rsidR="00C26F70" w:rsidRPr="00C26F70">
        <w:t xml:space="preserve"> the </w:t>
      </w:r>
      <w:r w:rsidR="00CD50E7">
        <w:t>data</w:t>
      </w:r>
      <w:r w:rsidR="00F14CAA">
        <w:t xml:space="preserve"> and </w:t>
      </w:r>
      <w:proofErr w:type="spellStart"/>
      <w:r w:rsidR="00F14CAA">
        <w:t>priros</w:t>
      </w:r>
      <w:proofErr w:type="spellEnd"/>
      <w:r w:rsidR="00F14CAA">
        <w:t xml:space="preserve"> </w:t>
      </w:r>
      <w:r w:rsidR="00CD50E7" w:rsidRPr="00C26F70">
        <w:t>impl</w:t>
      </w:r>
      <w:r w:rsidR="00CD50E7">
        <w:t>y</w:t>
      </w:r>
      <w:r w:rsidR="00CD50E7" w:rsidRPr="00C26F70">
        <w:t xml:space="preserve"> </w:t>
      </w:r>
      <w:r w:rsidR="00C26F70" w:rsidRPr="00C26F70">
        <w:t>a high probability that the exposure is greater (less than) zero. The test statistic for each coefficient is given by:</w:t>
      </w:r>
    </w:p>
    <w:p w14:paraId="580957FE" w14:textId="56EA390E"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29292A5C" w14:textId="57537D62" w:rsidR="00C26F70" w:rsidRPr="00C26F70" w:rsidRDefault="00C26F70" w:rsidP="00C26F70">
      <w:pPr>
        <w:rPr>
          <w:rFonts w:eastAsiaTheme="minorEastAsia"/>
        </w:rPr>
      </w:pPr>
      <m:oMathPara>
        <m:oMath>
          <m:r>
            <w:rPr>
              <w:rFonts w:ascii="Cambria Math" w:hAnsi="Cambria Math"/>
            </w:rPr>
            <m:t>s.t.</m:t>
          </m:r>
        </m:oMath>
      </m:oMathPara>
    </w:p>
    <w:p w14:paraId="7C782146" w14:textId="315E3417"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1E442951" w14:textId="7F946D97" w:rsidR="00C26F70" w:rsidRPr="00C26F70" w:rsidRDefault="00C26F70" w:rsidP="00C26F7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6FC7ECE4" w14:textId="77777777" w:rsidR="00C26F70" w:rsidRPr="00C26F70" w:rsidRDefault="00C26F70" w:rsidP="00972F15">
      <w:pPr>
        <w:rPr>
          <w:rFonts w:eastAsiaTheme="minorEastAsia"/>
        </w:rPr>
      </w:pPr>
    </w:p>
    <w:p w14:paraId="512BEC36" w14:textId="6E903C7C" w:rsidR="00596757" w:rsidRDefault="00000000" w:rsidP="00972F15">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sidR="00C26F70">
        <w:rPr>
          <w:rFonts w:eastAsiaTheme="minorEastAsia"/>
        </w:rPr>
        <w:t xml:space="preserve">is a cutoff value (currently 90%). The test can be easily calculated from the posterior distribution for all coefficients and the intercept. </w:t>
      </w:r>
    </w:p>
    <w:p w14:paraId="1E47FCC0" w14:textId="77777777" w:rsidR="001A7BB9" w:rsidRDefault="001A7BB9" w:rsidP="00972F15">
      <w:pPr>
        <w:rPr>
          <w:rFonts w:eastAsiaTheme="minorEastAsia"/>
        </w:rPr>
      </w:pPr>
    </w:p>
    <w:p w14:paraId="28F0BDBE" w14:textId="3BF0D324" w:rsidR="001A7BB9" w:rsidRDefault="001A7BB9" w:rsidP="001A7BB9">
      <w:r w:rsidRPr="001A7BB9">
        <w:t xml:space="preserve">For the purposes of the growth chart, funds must pass the previously described goodness of fit test AND pass the exposure test for at least one coefficient or the intercept. </w:t>
      </w:r>
      <w:r w:rsidR="00A26EAF">
        <w:t xml:space="preserve">Inclusion of the intercept provides a path for funds with highly hedged exposures to </w:t>
      </w:r>
      <w:r w:rsidR="00786E09">
        <w:t xml:space="preserve">credible </w:t>
      </w:r>
      <w:r w:rsidR="006A5BB4">
        <w:t>excess returns and appear in the growth chart.</w:t>
      </w:r>
      <w:r w:rsidR="00A26EAF">
        <w:t xml:space="preserve"> </w:t>
      </w:r>
    </w:p>
    <w:p w14:paraId="71D245B3" w14:textId="77777777" w:rsidR="001A7BB9" w:rsidRPr="001A7BB9" w:rsidRDefault="001A7BB9" w:rsidP="001A7BB9"/>
    <w:p w14:paraId="36ABF44C" w14:textId="77777777" w:rsidR="001A7BB9" w:rsidRPr="001A7BB9" w:rsidRDefault="001A7BB9" w:rsidP="001A7BB9">
      <w:r w:rsidRPr="001A7BB9">
        <w:t xml:space="preserve">For the purposes of the factor radar, funds must either meet the criteria for the growth chart OR pass the exposure test for at least one coefficient excluding the intercept. </w:t>
      </w:r>
    </w:p>
    <w:p w14:paraId="766447F5" w14:textId="77777777" w:rsidR="001A7BB9" w:rsidRDefault="001A7BB9" w:rsidP="001A7BB9"/>
    <w:p w14:paraId="42305684" w14:textId="3E5EBA2D" w:rsidR="00C26F70" w:rsidRDefault="001A7BB9">
      <w:r w:rsidRPr="001A7BB9">
        <w:t>A model that fails goodness of fit tests may still provide useful information on exposures. For instance, the model might fail to capture the moving average components, or certain parameters may have very high plausible ranges given the data.</w:t>
      </w:r>
      <w:r>
        <w:t xml:space="preserve"> </w:t>
      </w:r>
      <w:r w:rsidRPr="001A7BB9">
        <w:t>This motivates showing the factor radar</w:t>
      </w:r>
      <w:r w:rsidR="00BE6BD3">
        <w:t xml:space="preserve"> for certain funds where predictive test </w:t>
      </w:r>
      <w:proofErr w:type="gramStart"/>
      <w:r w:rsidR="00BE6BD3">
        <w:t>fails</w:t>
      </w:r>
      <w:proofErr w:type="gramEnd"/>
      <w:r w:rsidR="00BE6BD3">
        <w:t xml:space="preserve"> and display of the growth chart is not appropriate</w:t>
      </w:r>
      <w:r w:rsidRPr="001A7BB9">
        <w:t xml:space="preserve">. </w:t>
      </w:r>
    </w:p>
    <w:p w14:paraId="0168392A" w14:textId="77777777" w:rsidR="001A7BB9" w:rsidRDefault="001A7BB9"/>
    <w:p w14:paraId="0EC0BE9D" w14:textId="518339DB"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1062324A" w14:textId="112D23D4" w:rsidR="00F866F4" w:rsidRPr="00F866F4" w:rsidRDefault="003116A5" w:rsidP="00F866F4">
      <w:pPr>
        <w:jc w:val="both"/>
        <w:rPr>
          <w:rFonts w:eastAsiaTheme="minorEastAsia"/>
        </w:rPr>
      </w:pPr>
      <w:r>
        <w:rPr>
          <w:rFonts w:eastAsiaTheme="minorEastAsia"/>
        </w:rPr>
        <w:t>Our model</w:t>
      </w:r>
      <w:r w:rsidR="00F866F4" w:rsidRPr="00F866F4">
        <w:rPr>
          <w:rFonts w:eastAsiaTheme="minorEastAsia"/>
        </w:rPr>
        <w:t xml:space="preserve"> represents a significant advancement in the quantitative analysis of alternative investments, such as private equity and hedge funds. By employing hierarchical Bayesian modeling techniques, </w:t>
      </w:r>
      <w:r>
        <w:rPr>
          <w:rFonts w:eastAsiaTheme="minorEastAsia"/>
        </w:rPr>
        <w:t xml:space="preserve">we </w:t>
      </w:r>
      <w:r w:rsidR="00F866F4" w:rsidRPr="00F866F4">
        <w:rPr>
          <w:rFonts w:eastAsiaTheme="minorEastAsia"/>
        </w:rPr>
        <w:t>effectively address the challenges posed by limited and noisy data, illiquidity, and the need for regular updates as new information becomes available.</w:t>
      </w:r>
    </w:p>
    <w:p w14:paraId="223005BF" w14:textId="77777777" w:rsidR="00F866F4" w:rsidRPr="00F866F4" w:rsidRDefault="00F866F4" w:rsidP="00F866F4">
      <w:pPr>
        <w:jc w:val="both"/>
        <w:rPr>
          <w:rFonts w:eastAsiaTheme="minorEastAsia"/>
        </w:rPr>
      </w:pPr>
    </w:p>
    <w:p w14:paraId="27592C98" w14:textId="77777777" w:rsidR="00F866F4" w:rsidRPr="00F866F4" w:rsidRDefault="00F866F4" w:rsidP="00F866F4">
      <w:pPr>
        <w:jc w:val="both"/>
        <w:rPr>
          <w:rFonts w:eastAsiaTheme="minorEastAsia"/>
        </w:rPr>
      </w:pPr>
      <w:r w:rsidRPr="00F866F4">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231087E5" w14:textId="77777777" w:rsidR="00F866F4" w:rsidRPr="00F866F4" w:rsidRDefault="00F866F4" w:rsidP="00F866F4">
      <w:pPr>
        <w:jc w:val="both"/>
        <w:rPr>
          <w:rFonts w:eastAsiaTheme="minorEastAsia"/>
        </w:rPr>
      </w:pPr>
    </w:p>
    <w:p w14:paraId="4C3A0EA8" w14:textId="5828BB6E" w:rsidR="00F866F4" w:rsidRPr="00F866F4" w:rsidRDefault="003116A5" w:rsidP="00F866F4">
      <w:pPr>
        <w:jc w:val="both"/>
        <w:rPr>
          <w:rFonts w:eastAsiaTheme="minorEastAsia"/>
        </w:rPr>
      </w:pPr>
      <w:r>
        <w:rPr>
          <w:rFonts w:eastAsiaTheme="minorEastAsia"/>
        </w:rPr>
        <w:t>Our</w:t>
      </w:r>
      <w:r w:rsidR="00F866F4" w:rsidRPr="00F866F4">
        <w:rPr>
          <w:rFonts w:eastAsiaTheme="minorEastAsia"/>
        </w:rPr>
        <w:t xml:space="preserve">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A511689" w14:textId="77777777" w:rsidR="00F866F4" w:rsidRPr="00F866F4" w:rsidRDefault="00F866F4" w:rsidP="00F866F4">
      <w:pPr>
        <w:jc w:val="both"/>
        <w:rPr>
          <w:rFonts w:eastAsiaTheme="minorEastAsia"/>
        </w:rPr>
      </w:pPr>
    </w:p>
    <w:p w14:paraId="43DA83A6" w14:textId="10D3B09B" w:rsidR="00F866F4" w:rsidRPr="00F866F4" w:rsidRDefault="00F866F4" w:rsidP="00F866F4">
      <w:pPr>
        <w:jc w:val="both"/>
        <w:rPr>
          <w:rFonts w:eastAsiaTheme="minorEastAsia"/>
        </w:rPr>
      </w:pPr>
      <w:r w:rsidRPr="00F866F4">
        <w:rPr>
          <w:rFonts w:eastAsiaTheme="minorEastAsia"/>
        </w:rPr>
        <w:t xml:space="preserve">As alternative investments continue to gain prominence in the portfolios of institutional and individual investors, the need for sophisticated quantitative tools like </w:t>
      </w:r>
      <w:r w:rsidR="003116A5">
        <w:rPr>
          <w:rFonts w:eastAsiaTheme="minorEastAsia"/>
        </w:rPr>
        <w:t>ours</w:t>
      </w:r>
      <w:r w:rsidRPr="00F866F4">
        <w:rPr>
          <w:rFonts w:eastAsiaTheme="minorEastAsia"/>
        </w:rPr>
        <w:t xml:space="preserve"> will only grow. By providing a systematic and data-driven approach to evaluating alternative investment funds, </w:t>
      </w:r>
      <w:r w:rsidR="003116A5">
        <w:rPr>
          <w:rFonts w:eastAsiaTheme="minorEastAsia"/>
        </w:rPr>
        <w:t xml:space="preserve">we </w:t>
      </w:r>
      <w:r w:rsidRPr="00F866F4">
        <w:rPr>
          <w:rFonts w:eastAsiaTheme="minorEastAsia"/>
        </w:rPr>
        <w:t>contribute to the democratization of these asset classes and supports the ongoing expansion and liquidity of the alternative investment market.</w:t>
      </w:r>
    </w:p>
    <w:p w14:paraId="30F95724" w14:textId="77777777" w:rsidR="00F866F4" w:rsidRPr="00F866F4" w:rsidRDefault="00F866F4" w:rsidP="00F866F4">
      <w:pPr>
        <w:jc w:val="both"/>
        <w:rPr>
          <w:rFonts w:eastAsiaTheme="minorEastAsia"/>
        </w:rPr>
      </w:pPr>
    </w:p>
    <w:p w14:paraId="4C645B12" w14:textId="0874C430" w:rsidR="000B09BE" w:rsidRDefault="00F866F4" w:rsidP="00F866F4">
      <w:pPr>
        <w:jc w:val="both"/>
        <w:rPr>
          <w:rFonts w:eastAsiaTheme="minorEastAsia"/>
        </w:rPr>
      </w:pPr>
      <w:r w:rsidRPr="00F866F4">
        <w:rPr>
          <w:rFonts w:eastAsiaTheme="minorEastAsia"/>
        </w:rPr>
        <w:t xml:space="preserve">In conclusion, </w:t>
      </w:r>
      <w:r w:rsidR="003116A5">
        <w:rPr>
          <w:rFonts w:eastAsiaTheme="minorEastAsia"/>
        </w:rPr>
        <w:t xml:space="preserve">our model </w:t>
      </w:r>
      <w:r w:rsidRPr="00F866F4">
        <w:rPr>
          <w:rFonts w:eastAsiaTheme="minorEastAsia"/>
        </w:rPr>
        <w:t>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 xml:space="preserve">Ludovic </w:t>
      </w:r>
      <w:proofErr w:type="spellStart"/>
      <w:r>
        <w:t>Phalippou</w:t>
      </w:r>
      <w:proofErr w:type="spellEnd"/>
      <w:r>
        <w:t xml:space="preserve">. The hazards of using </w:t>
      </w:r>
      <w:proofErr w:type="spellStart"/>
      <w:r>
        <w:t>irr</w:t>
      </w:r>
      <w:proofErr w:type="spellEnd"/>
      <w:r>
        <w:t xml:space="preserve">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deleine Dowling" w:date="2024-01-04T16:56:00Z" w:initials="MD">
    <w:p w14:paraId="6E2C56F4" w14:textId="02D66FE4" w:rsidR="00DB7F5A" w:rsidRDefault="00DB7F5A" w:rsidP="00DB7F5A">
      <w:pPr>
        <w:pStyle w:val="CommentText"/>
      </w:pPr>
      <w:r>
        <w:rPr>
          <w:rStyle w:val="CommentReference"/>
        </w:rPr>
        <w:annotationRef/>
      </w:r>
      <w:r>
        <w:t>?</w:t>
      </w:r>
    </w:p>
  </w:comment>
  <w:comment w:id="2"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3"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4"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2C56F4" w15:done="1"/>
  <w15:commentEx w15:paraId="6A47E88E" w15:paraIdParent="6E2C56F4" w15:done="1"/>
  <w15:commentEx w15:paraId="0233E6FE" w15:paraIdParent="6E2C56F4" w15:done="1"/>
  <w15:commentEx w15:paraId="6384750E" w15:paraIdParent="6E2C56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2C56F4" w16cid:durableId="5911B5A7"/>
  <w16cid:commentId w16cid:paraId="6A47E88E" w16cid:durableId="04DE7A69"/>
  <w16cid:commentId w16cid:paraId="0233E6FE" w16cid:durableId="6BBFF7AB"/>
  <w16cid:commentId w16cid:paraId="6384750E" w16cid:durableId="3E15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50447" w14:textId="77777777" w:rsidR="00AE2F4E" w:rsidRDefault="00AE2F4E" w:rsidP="00445E14">
      <w:r>
        <w:separator/>
      </w:r>
    </w:p>
  </w:endnote>
  <w:endnote w:type="continuationSeparator" w:id="0">
    <w:p w14:paraId="47163283" w14:textId="77777777" w:rsidR="00AE2F4E" w:rsidRDefault="00AE2F4E" w:rsidP="00445E14">
      <w:r>
        <w:continuationSeparator/>
      </w:r>
    </w:p>
  </w:endnote>
  <w:endnote w:type="continuationNotice" w:id="1">
    <w:p w14:paraId="4AA59192" w14:textId="77777777" w:rsidR="00AE2F4E" w:rsidRDefault="00AE2F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38CF5" w14:textId="77777777" w:rsidR="00AE2F4E" w:rsidRDefault="00AE2F4E" w:rsidP="00445E14">
      <w:r>
        <w:separator/>
      </w:r>
    </w:p>
  </w:footnote>
  <w:footnote w:type="continuationSeparator" w:id="0">
    <w:p w14:paraId="647ABBF9" w14:textId="77777777" w:rsidR="00AE2F4E" w:rsidRDefault="00AE2F4E" w:rsidP="00445E14">
      <w:r>
        <w:continuationSeparator/>
      </w:r>
    </w:p>
  </w:footnote>
  <w:footnote w:type="continuationNotice" w:id="1">
    <w:p w14:paraId="77324529" w14:textId="77777777" w:rsidR="00AE2F4E" w:rsidRDefault="00AE2F4E"/>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26CA42BB" w14:textId="3428B2E1"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rsidR="002136AF">
        <w:t xml:space="preserve">. This is the default approach </w:t>
      </w:r>
      <w:r w:rsidR="003F58E4">
        <w:t xml:space="preserve">in Architect </w:t>
      </w:r>
      <w:r w:rsidR="002136AF">
        <w:t>as of April 10, 2024.</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eine Dowling">
    <w15:presenceInfo w15:providerId="AD" w15:userId="S::madeleine.dowling@icapitalnetwork.com::2ee1fa40-c171-4e69-8a0f-0cfe42b6eb1b"/>
  </w15:person>
  <w15:person w15:author="Arnav Sheth">
    <w15:presenceInfo w15:providerId="AD" w15:userId="S::asheth@icapitalnetwork.com::368154f3-f54a-4cfd-bd90-37c78ad34f0c"/>
  </w15:person>
  <w15:person w15:author="Waylon Bryson">
    <w15:presenceInfo w15:providerId="AD" w15:userId="S::wbryson@icapitalnetwork.com::1647a9d1-2bce-4513-a62c-fabe96cfcbe9"/>
  </w15:person>
  <w15:person w15:author="Clinton Tepper">
    <w15:presenceInfo w15:providerId="AD" w15:userId="S::ctepper@icapitalnetwork.com::74a236de-3bf1-4477-8310-85fa31faf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1BD3"/>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67603"/>
    <w:rsid w:val="00172206"/>
    <w:rsid w:val="00173A04"/>
    <w:rsid w:val="00175B4D"/>
    <w:rsid w:val="0017626A"/>
    <w:rsid w:val="00191708"/>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36AF"/>
    <w:rsid w:val="00215B3F"/>
    <w:rsid w:val="00220931"/>
    <w:rsid w:val="002228CA"/>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6A5"/>
    <w:rsid w:val="00311B7A"/>
    <w:rsid w:val="00317DD7"/>
    <w:rsid w:val="003243F9"/>
    <w:rsid w:val="00330E3D"/>
    <w:rsid w:val="00342C1D"/>
    <w:rsid w:val="0034664A"/>
    <w:rsid w:val="00350057"/>
    <w:rsid w:val="0035598F"/>
    <w:rsid w:val="003702DD"/>
    <w:rsid w:val="0038248F"/>
    <w:rsid w:val="00386AD3"/>
    <w:rsid w:val="00395B48"/>
    <w:rsid w:val="003A3A33"/>
    <w:rsid w:val="003A44C9"/>
    <w:rsid w:val="003A76FB"/>
    <w:rsid w:val="003B2F29"/>
    <w:rsid w:val="003B60C9"/>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9705C"/>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33CF"/>
    <w:rsid w:val="006A4F01"/>
    <w:rsid w:val="006A5BB4"/>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0F3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2C0A"/>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6EF6"/>
    <w:rsid w:val="00921E0C"/>
    <w:rsid w:val="00926A4A"/>
    <w:rsid w:val="00927C23"/>
    <w:rsid w:val="0093096E"/>
    <w:rsid w:val="0093152B"/>
    <w:rsid w:val="00931A51"/>
    <w:rsid w:val="00937737"/>
    <w:rsid w:val="00940E75"/>
    <w:rsid w:val="00943744"/>
    <w:rsid w:val="00951CF4"/>
    <w:rsid w:val="00952FD4"/>
    <w:rsid w:val="00956121"/>
    <w:rsid w:val="0095678D"/>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2F4E"/>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A5A20"/>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6366"/>
    <w:rsid w:val="00C26F70"/>
    <w:rsid w:val="00C308B6"/>
    <w:rsid w:val="00C32B61"/>
    <w:rsid w:val="00C44A8F"/>
    <w:rsid w:val="00C46351"/>
    <w:rsid w:val="00C50F29"/>
    <w:rsid w:val="00C51D2F"/>
    <w:rsid w:val="00C52B57"/>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50E7"/>
    <w:rsid w:val="00CF3365"/>
    <w:rsid w:val="00CF5152"/>
    <w:rsid w:val="00CF6AA8"/>
    <w:rsid w:val="00CF7D5A"/>
    <w:rsid w:val="00D24422"/>
    <w:rsid w:val="00D26092"/>
    <w:rsid w:val="00D504C3"/>
    <w:rsid w:val="00D5440B"/>
    <w:rsid w:val="00D5464A"/>
    <w:rsid w:val="00D81FEB"/>
    <w:rsid w:val="00D85F3A"/>
    <w:rsid w:val="00D863DB"/>
    <w:rsid w:val="00D87F30"/>
    <w:rsid w:val="00D92A8D"/>
    <w:rsid w:val="00D94592"/>
    <w:rsid w:val="00D94A7C"/>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05A60"/>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51D7"/>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chart" Target="charts/chart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sheth/Library/CloudStorage/OneDrive-iCapitalNetwork/Git/GMAM/TechnicalManual/WordVersions/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De-Smoothed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smoothing!$D$9:$D$89</c:f>
              <c:numCache>
                <c:formatCode>m/d/yy</c:formatCode>
                <c:ptCount val="81"/>
                <c:pt idx="0">
                  <c:v>42582</c:v>
                </c:pt>
                <c:pt idx="1">
                  <c:v>42613</c:v>
                </c:pt>
                <c:pt idx="2">
                  <c:v>42643</c:v>
                </c:pt>
                <c:pt idx="3">
                  <c:v>42674</c:v>
                </c:pt>
                <c:pt idx="4">
                  <c:v>42704</c:v>
                </c:pt>
                <c:pt idx="5">
                  <c:v>42735</c:v>
                </c:pt>
                <c:pt idx="6">
                  <c:v>42766</c:v>
                </c:pt>
                <c:pt idx="7">
                  <c:v>42794</c:v>
                </c:pt>
                <c:pt idx="8">
                  <c:v>42825</c:v>
                </c:pt>
                <c:pt idx="9">
                  <c:v>42855</c:v>
                </c:pt>
                <c:pt idx="10">
                  <c:v>42886</c:v>
                </c:pt>
                <c:pt idx="11">
                  <c:v>42916</c:v>
                </c:pt>
                <c:pt idx="12">
                  <c:v>42947</c:v>
                </c:pt>
                <c:pt idx="13">
                  <c:v>42978</c:v>
                </c:pt>
                <c:pt idx="14">
                  <c:v>43008</c:v>
                </c:pt>
                <c:pt idx="15">
                  <c:v>43039</c:v>
                </c:pt>
                <c:pt idx="16">
                  <c:v>43069</c:v>
                </c:pt>
                <c:pt idx="17">
                  <c:v>43100</c:v>
                </c:pt>
                <c:pt idx="18">
                  <c:v>43131</c:v>
                </c:pt>
                <c:pt idx="19">
                  <c:v>43159</c:v>
                </c:pt>
                <c:pt idx="20">
                  <c:v>43190</c:v>
                </c:pt>
                <c:pt idx="21">
                  <c:v>43220</c:v>
                </c:pt>
                <c:pt idx="22">
                  <c:v>43251</c:v>
                </c:pt>
                <c:pt idx="23">
                  <c:v>43281</c:v>
                </c:pt>
                <c:pt idx="24">
                  <c:v>43312</c:v>
                </c:pt>
                <c:pt idx="25">
                  <c:v>43343</c:v>
                </c:pt>
                <c:pt idx="26">
                  <c:v>43373</c:v>
                </c:pt>
                <c:pt idx="27">
                  <c:v>43404</c:v>
                </c:pt>
                <c:pt idx="28">
                  <c:v>43434</c:v>
                </c:pt>
                <c:pt idx="29">
                  <c:v>43465</c:v>
                </c:pt>
                <c:pt idx="30">
                  <c:v>43496</c:v>
                </c:pt>
                <c:pt idx="31">
                  <c:v>43524</c:v>
                </c:pt>
                <c:pt idx="32">
                  <c:v>43555</c:v>
                </c:pt>
                <c:pt idx="33">
                  <c:v>43585</c:v>
                </c:pt>
                <c:pt idx="34">
                  <c:v>43616</c:v>
                </c:pt>
                <c:pt idx="35">
                  <c:v>43646</c:v>
                </c:pt>
                <c:pt idx="36">
                  <c:v>43677</c:v>
                </c:pt>
                <c:pt idx="37">
                  <c:v>43708</c:v>
                </c:pt>
                <c:pt idx="38">
                  <c:v>43738</c:v>
                </c:pt>
                <c:pt idx="39">
                  <c:v>43769</c:v>
                </c:pt>
                <c:pt idx="40">
                  <c:v>43799</c:v>
                </c:pt>
                <c:pt idx="41">
                  <c:v>43830</c:v>
                </c:pt>
                <c:pt idx="42">
                  <c:v>43861</c:v>
                </c:pt>
                <c:pt idx="43">
                  <c:v>43890</c:v>
                </c:pt>
                <c:pt idx="44">
                  <c:v>43921</c:v>
                </c:pt>
                <c:pt idx="45">
                  <c:v>43951</c:v>
                </c:pt>
                <c:pt idx="46">
                  <c:v>43982</c:v>
                </c:pt>
                <c:pt idx="47">
                  <c:v>44012</c:v>
                </c:pt>
                <c:pt idx="48">
                  <c:v>44043</c:v>
                </c:pt>
                <c:pt idx="49">
                  <c:v>44074</c:v>
                </c:pt>
                <c:pt idx="50">
                  <c:v>44104</c:v>
                </c:pt>
                <c:pt idx="51">
                  <c:v>44135</c:v>
                </c:pt>
                <c:pt idx="52">
                  <c:v>44165</c:v>
                </c:pt>
                <c:pt idx="53">
                  <c:v>44196</c:v>
                </c:pt>
                <c:pt idx="54">
                  <c:v>44227</c:v>
                </c:pt>
                <c:pt idx="55">
                  <c:v>44255</c:v>
                </c:pt>
                <c:pt idx="56">
                  <c:v>44286</c:v>
                </c:pt>
                <c:pt idx="57">
                  <c:v>44316</c:v>
                </c:pt>
                <c:pt idx="58">
                  <c:v>44347</c:v>
                </c:pt>
                <c:pt idx="59">
                  <c:v>44377</c:v>
                </c:pt>
                <c:pt idx="60">
                  <c:v>44408</c:v>
                </c:pt>
                <c:pt idx="61">
                  <c:v>44439</c:v>
                </c:pt>
                <c:pt idx="62">
                  <c:v>44469</c:v>
                </c:pt>
                <c:pt idx="63">
                  <c:v>44500</c:v>
                </c:pt>
                <c:pt idx="64">
                  <c:v>44530</c:v>
                </c:pt>
                <c:pt idx="65">
                  <c:v>44561</c:v>
                </c:pt>
                <c:pt idx="66">
                  <c:v>44592</c:v>
                </c:pt>
                <c:pt idx="67">
                  <c:v>44620</c:v>
                </c:pt>
                <c:pt idx="68">
                  <c:v>44651</c:v>
                </c:pt>
                <c:pt idx="69">
                  <c:v>44681</c:v>
                </c:pt>
                <c:pt idx="70">
                  <c:v>44712</c:v>
                </c:pt>
                <c:pt idx="71">
                  <c:v>44742</c:v>
                </c:pt>
                <c:pt idx="72">
                  <c:v>44773</c:v>
                </c:pt>
                <c:pt idx="73">
                  <c:v>44804</c:v>
                </c:pt>
                <c:pt idx="74">
                  <c:v>44834</c:v>
                </c:pt>
                <c:pt idx="75">
                  <c:v>44865</c:v>
                </c:pt>
                <c:pt idx="76">
                  <c:v>44895</c:v>
                </c:pt>
                <c:pt idx="77">
                  <c:v>44926</c:v>
                </c:pt>
                <c:pt idx="78">
                  <c:v>44957</c:v>
                </c:pt>
                <c:pt idx="79">
                  <c:v>44985</c:v>
                </c:pt>
                <c:pt idx="80">
                  <c:v>45016</c:v>
                </c:pt>
              </c:numCache>
            </c:numRef>
          </c:xVal>
          <c:yVal>
            <c:numRef>
              <c:f>smoothing!$C$8:$C$89</c:f>
              <c:numCache>
                <c:formatCode>0.0000</c:formatCode>
                <c:ptCount val="82"/>
                <c:pt idx="0">
                  <c:v>1</c:v>
                </c:pt>
                <c:pt idx="1">
                  <c:v>1.0001059766660365</c:v>
                </c:pt>
                <c:pt idx="2">
                  <c:v>1.0053708981418079</c:v>
                </c:pt>
                <c:pt idx="3">
                  <c:v>1.0102559537940807</c:v>
                </c:pt>
                <c:pt idx="4">
                  <c:v>1.0309985245963917</c:v>
                </c:pt>
                <c:pt idx="5">
                  <c:v>1.0456811892760838</c:v>
                </c:pt>
                <c:pt idx="6">
                  <c:v>1.0640367800588617</c:v>
                </c:pt>
                <c:pt idx="7">
                  <c:v>1.0635761984132386</c:v>
                </c:pt>
                <c:pt idx="8">
                  <c:v>1.0856930440464552</c:v>
                </c:pt>
                <c:pt idx="9">
                  <c:v>1.0866463733222618</c:v>
                </c:pt>
                <c:pt idx="10">
                  <c:v>1.0866752520572265</c:v>
                </c:pt>
                <c:pt idx="11">
                  <c:v>1.0908144134177733</c:v>
                </c:pt>
                <c:pt idx="12">
                  <c:v>1.0872048209640781</c:v>
                </c:pt>
                <c:pt idx="13">
                  <c:v>1.0908379548135945</c:v>
                </c:pt>
                <c:pt idx="14">
                  <c:v>1.0979496047594457</c:v>
                </c:pt>
                <c:pt idx="15">
                  <c:v>1.1045590870637982</c:v>
                </c:pt>
                <c:pt idx="16">
                  <c:v>1.1297072216548132</c:v>
                </c:pt>
                <c:pt idx="17">
                  <c:v>1.1317747406362182</c:v>
                </c:pt>
                <c:pt idx="18">
                  <c:v>1.1415716829300546</c:v>
                </c:pt>
                <c:pt idx="19">
                  <c:v>1.1557213144920788</c:v>
                </c:pt>
                <c:pt idx="20">
                  <c:v>1.1533643683233754</c:v>
                </c:pt>
                <c:pt idx="21">
                  <c:v>1.1412656757754169</c:v>
                </c:pt>
                <c:pt idx="22">
                  <c:v>1.1678311486970909</c:v>
                </c:pt>
                <c:pt idx="23">
                  <c:v>1.1791932407876484</c:v>
                </c:pt>
                <c:pt idx="24">
                  <c:v>1.1851682773971735</c:v>
                </c:pt>
                <c:pt idx="25">
                  <c:v>1.2075381863691814</c:v>
                </c:pt>
                <c:pt idx="26">
                  <c:v>1.2108048431031533</c:v>
                </c:pt>
                <c:pt idx="27">
                  <c:v>1.2353292907666966</c:v>
                </c:pt>
                <c:pt idx="28">
                  <c:v>1.2431762842746557</c:v>
                </c:pt>
                <c:pt idx="29">
                  <c:v>1.2575161123560183</c:v>
                </c:pt>
                <c:pt idx="30">
                  <c:v>1.2388847107831054</c:v>
                </c:pt>
                <c:pt idx="31">
                  <c:v>1.263334695223721</c:v>
                </c:pt>
                <c:pt idx="32">
                  <c:v>1.2773602124866561</c:v>
                </c:pt>
                <c:pt idx="33">
                  <c:v>1.3054927878693243</c:v>
                </c:pt>
                <c:pt idx="34">
                  <c:v>1.3244170457763542</c:v>
                </c:pt>
                <c:pt idx="35">
                  <c:v>1.3130687878100216</c:v>
                </c:pt>
                <c:pt idx="36">
                  <c:v>1.3387824742833021</c:v>
                </c:pt>
                <c:pt idx="37">
                  <c:v>1.3622800296087259</c:v>
                </c:pt>
                <c:pt idx="38">
                  <c:v>1.3691567464858148</c:v>
                </c:pt>
                <c:pt idx="39">
                  <c:v>1.3945133570984907</c:v>
                </c:pt>
                <c:pt idx="40">
                  <c:v>1.4007486529136688</c:v>
                </c:pt>
                <c:pt idx="41">
                  <c:v>1.4139870140561694</c:v>
                </c:pt>
                <c:pt idx="42">
                  <c:v>1.4299613567708969</c:v>
                </c:pt>
                <c:pt idx="43">
                  <c:v>1.4338534783821579</c:v>
                </c:pt>
                <c:pt idx="44">
                  <c:v>1.4123583277656548</c:v>
                </c:pt>
                <c:pt idx="45">
                  <c:v>1.4013062784841022</c:v>
                </c:pt>
                <c:pt idx="46">
                  <c:v>1.4244955697395236</c:v>
                </c:pt>
                <c:pt idx="47">
                  <c:v>1.4363154760006354</c:v>
                </c:pt>
                <c:pt idx="48">
                  <c:v>1.4504031210974575</c:v>
                </c:pt>
                <c:pt idx="49">
                  <c:v>1.4582600154770009</c:v>
                </c:pt>
                <c:pt idx="50">
                  <c:v>1.4943115279658195</c:v>
                </c:pt>
                <c:pt idx="51">
                  <c:v>1.4921664485952542</c:v>
                </c:pt>
                <c:pt idx="52">
                  <c:v>1.484083097341699</c:v>
                </c:pt>
                <c:pt idx="53">
                  <c:v>1.5069427636829407</c:v>
                </c:pt>
                <c:pt idx="54">
                  <c:v>1.5138597975706203</c:v>
                </c:pt>
                <c:pt idx="55">
                  <c:v>1.5208766809618441</c:v>
                </c:pt>
                <c:pt idx="56">
                  <c:v>1.53753658899349</c:v>
                </c:pt>
                <c:pt idx="57">
                  <c:v>1.5789510286340664</c:v>
                </c:pt>
                <c:pt idx="58">
                  <c:v>1.6068288311618086</c:v>
                </c:pt>
                <c:pt idx="59">
                  <c:v>1.6214777691234412</c:v>
                </c:pt>
                <c:pt idx="60">
                  <c:v>1.6607625021333603</c:v>
                </c:pt>
                <c:pt idx="61">
                  <c:v>1.6902552750899187</c:v>
                </c:pt>
                <c:pt idx="62">
                  <c:v>1.7124620863252551</c:v>
                </c:pt>
                <c:pt idx="63">
                  <c:v>1.7263848821622925</c:v>
                </c:pt>
                <c:pt idx="64">
                  <c:v>1.7755855325910421</c:v>
                </c:pt>
                <c:pt idx="65">
                  <c:v>1.7910253320303078</c:v>
                </c:pt>
                <c:pt idx="66">
                  <c:v>1.8292541461894052</c:v>
                </c:pt>
                <c:pt idx="67">
                  <c:v>1.8669331434972003</c:v>
                </c:pt>
                <c:pt idx="68">
                  <c:v>1.8648461257615234</c:v>
                </c:pt>
                <c:pt idx="69">
                  <c:v>1.9320848486837914</c:v>
                </c:pt>
                <c:pt idx="70">
                  <c:v>1.9559304548236478</c:v>
                </c:pt>
                <c:pt idx="71">
                  <c:v>1.9662160623273806</c:v>
                </c:pt>
                <c:pt idx="72">
                  <c:v>1.9429352954359251</c:v>
                </c:pt>
                <c:pt idx="73">
                  <c:v>1.997912270891953</c:v>
                </c:pt>
                <c:pt idx="74">
                  <c:v>2.0055953666365642</c:v>
                </c:pt>
                <c:pt idx="75">
                  <c:v>1.9819650490404102</c:v>
                </c:pt>
                <c:pt idx="76">
                  <c:v>2.0163677869394516</c:v>
                </c:pt>
                <c:pt idx="77">
                  <c:v>2.0323614332914555</c:v>
                </c:pt>
                <c:pt idx="78">
                  <c:v>1.9967444874970479</c:v>
                </c:pt>
                <c:pt idx="79">
                  <c:v>2.0113544274724724</c:v>
                </c:pt>
                <c:pt idx="80">
                  <c:v>2.0176352905250976</c:v>
                </c:pt>
                <c:pt idx="81">
                  <c:v>2.0657741661104057</c:v>
                </c:pt>
              </c:numCache>
            </c:numRef>
          </c:yVal>
          <c:smooth val="1"/>
          <c:extLst>
            <c:ext xmlns:c16="http://schemas.microsoft.com/office/drawing/2014/chart" uri="{C3380CC4-5D6E-409C-BE32-E72D297353CC}">
              <c16:uniqueId val="{00000000-398B-E74F-9026-8362B2828066}"/>
            </c:ext>
          </c:extLst>
        </c:ser>
        <c:ser>
          <c:idx val="1"/>
          <c:order val="1"/>
          <c:tx>
            <c:v>Re-Smoothed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smoothing!$I$8:$I$35</c:f>
              <c:numCache>
                <c:formatCode>m/d/yy</c:formatCode>
                <c:ptCount val="28"/>
                <c:pt idx="0">
                  <c:v>42551</c:v>
                </c:pt>
                <c:pt idx="1">
                  <c:v>42643</c:v>
                </c:pt>
                <c:pt idx="2">
                  <c:v>42735</c:v>
                </c:pt>
                <c:pt idx="3">
                  <c:v>42825</c:v>
                </c:pt>
                <c:pt idx="4">
                  <c:v>42916</c:v>
                </c:pt>
                <c:pt idx="5">
                  <c:v>43008</c:v>
                </c:pt>
                <c:pt idx="6">
                  <c:v>43100</c:v>
                </c:pt>
                <c:pt idx="7">
                  <c:v>43190</c:v>
                </c:pt>
                <c:pt idx="8">
                  <c:v>43281</c:v>
                </c:pt>
                <c:pt idx="9">
                  <c:v>43373</c:v>
                </c:pt>
                <c:pt idx="10">
                  <c:v>43465</c:v>
                </c:pt>
                <c:pt idx="11">
                  <c:v>43555</c:v>
                </c:pt>
                <c:pt idx="12">
                  <c:v>43646</c:v>
                </c:pt>
                <c:pt idx="13">
                  <c:v>43738</c:v>
                </c:pt>
                <c:pt idx="14">
                  <c:v>43830</c:v>
                </c:pt>
                <c:pt idx="15">
                  <c:v>43921</c:v>
                </c:pt>
                <c:pt idx="16">
                  <c:v>44012</c:v>
                </c:pt>
                <c:pt idx="17">
                  <c:v>44104</c:v>
                </c:pt>
                <c:pt idx="18">
                  <c:v>44196</c:v>
                </c:pt>
                <c:pt idx="19">
                  <c:v>44286</c:v>
                </c:pt>
                <c:pt idx="20">
                  <c:v>44377</c:v>
                </c:pt>
                <c:pt idx="21">
                  <c:v>44469</c:v>
                </c:pt>
                <c:pt idx="22">
                  <c:v>44561</c:v>
                </c:pt>
                <c:pt idx="23">
                  <c:v>44651</c:v>
                </c:pt>
                <c:pt idx="24">
                  <c:v>44742</c:v>
                </c:pt>
                <c:pt idx="25">
                  <c:v>44834</c:v>
                </c:pt>
                <c:pt idx="26">
                  <c:v>44926</c:v>
                </c:pt>
                <c:pt idx="27">
                  <c:v>45016</c:v>
                </c:pt>
              </c:numCache>
            </c:numRef>
          </c:xVal>
          <c:yVal>
            <c:numRef>
              <c:f>smoothing!$H$8:$H$35</c:f>
              <c:numCache>
                <c:formatCode>0.0000</c:formatCode>
                <c:ptCount val="28"/>
                <c:pt idx="0" formatCode="General">
                  <c:v>1</c:v>
                </c:pt>
                <c:pt idx="1">
                  <c:v>1.0256242653373149</c:v>
                </c:pt>
                <c:pt idx="2">
                  <c:v>1.0603312700703573</c:v>
                </c:pt>
                <c:pt idx="3">
                  <c:v>1.0988233531248348</c:v>
                </c:pt>
                <c:pt idx="4">
                  <c:v>1.1090733262800305</c:v>
                </c:pt>
                <c:pt idx="5">
                  <c:v>1.1187604861598404</c:v>
                </c:pt>
                <c:pt idx="6">
                  <c:v>1.1480152254221279</c:v>
                </c:pt>
                <c:pt idx="7">
                  <c:v>1.1672052072707488</c:v>
                </c:pt>
                <c:pt idx="8">
                  <c:v>1.1901652845398445</c:v>
                </c:pt>
                <c:pt idx="9">
                  <c:v>1.2358443270282031</c:v>
                </c:pt>
                <c:pt idx="10">
                  <c:v>1.2651246558448639</c:v>
                </c:pt>
                <c:pt idx="11">
                  <c:v>1.3000457311652569</c:v>
                </c:pt>
                <c:pt idx="12">
                  <c:v>1.3479811976913341</c:v>
                </c:pt>
                <c:pt idx="13">
                  <c:v>1.395234721700275</c:v>
                </c:pt>
                <c:pt idx="14">
                  <c:v>1.441487272783905</c:v>
                </c:pt>
                <c:pt idx="15">
                  <c:v>1.442145834813285</c:v>
                </c:pt>
                <c:pt idx="16">
                  <c:v>1.4573670853434764</c:v>
                </c:pt>
                <c:pt idx="17">
                  <c:v>1.5056548760750035</c:v>
                </c:pt>
                <c:pt idx="18">
                  <c:v>1.5333239805499521</c:v>
                </c:pt>
                <c:pt idx="19">
                  <c:v>1.5762833630815141</c:v>
                </c:pt>
                <c:pt idx="20">
                  <c:v>1.6549190876764783</c:v>
                </c:pt>
                <c:pt idx="21">
                  <c:v>1.732564516291685</c:v>
                </c:pt>
                <c:pt idx="22">
                  <c:v>1.8184443134903041</c:v>
                </c:pt>
                <c:pt idx="23">
                  <c:v>1.9188447502495884</c:v>
                </c:pt>
                <c:pt idx="24">
                  <c:v>1.9807429917429775</c:v>
                </c:pt>
                <c:pt idx="25">
                  <c:v>2.0114237116605467</c:v>
                </c:pt>
                <c:pt idx="26">
                  <c:v>2.0380143222212559</c:v>
                </c:pt>
                <c:pt idx="27">
                  <c:v>2.0706807168231163</c:v>
                </c:pt>
              </c:numCache>
            </c:numRef>
          </c:yVal>
          <c:smooth val="1"/>
          <c:extLst>
            <c:ext xmlns:c16="http://schemas.microsoft.com/office/drawing/2014/chart" uri="{C3380CC4-5D6E-409C-BE32-E72D297353CC}">
              <c16:uniqueId val="{00000001-398B-E74F-9026-8362B2828066}"/>
            </c:ext>
          </c:extLst>
        </c:ser>
        <c:dLbls>
          <c:showLegendKey val="0"/>
          <c:showVal val="0"/>
          <c:showCatName val="0"/>
          <c:showSerName val="0"/>
          <c:showPercent val="0"/>
          <c:showBubbleSize val="0"/>
        </c:dLbls>
        <c:axId val="1854228608"/>
        <c:axId val="271781631"/>
      </c:scatterChart>
      <c:valAx>
        <c:axId val="1854228608"/>
        <c:scaling>
          <c:orientation val="minMax"/>
          <c:max val="45016"/>
          <c:min val="42551"/>
        </c:scaling>
        <c:delete val="0"/>
        <c:axPos val="b"/>
        <c:numFmt formatCode="m/d/yy" sourceLinked="1"/>
        <c:majorTickMark val="out"/>
        <c:minorTickMark val="none"/>
        <c:tickLblPos val="nextTo"/>
        <c:spPr>
          <a:noFill/>
          <a:ln w="9525" cap="flat" cmpd="sng" algn="ctr">
            <a:solidFill>
              <a:schemeClr val="tx1">
                <a:lumMod val="25000"/>
                <a:lumOff val="75000"/>
              </a:schemeClr>
            </a:solidFill>
            <a:round/>
          </a:ln>
          <a:effectLst/>
        </c:spPr>
        <c:txPr>
          <a:bodyPr rot="-270000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71781631"/>
        <c:crosses val="autoZero"/>
        <c:crossBetween val="midCat"/>
        <c:majorUnit val="243"/>
        <c:minorUnit val="50"/>
      </c:valAx>
      <c:valAx>
        <c:axId val="271781631"/>
        <c:scaling>
          <c:orientation val="minMax"/>
          <c:min val="1"/>
        </c:scaling>
        <c:delete val="0"/>
        <c:axPos val="l"/>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85422860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29</Pages>
  <Words>5192</Words>
  <Characters>29600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4</cp:revision>
  <dcterms:created xsi:type="dcterms:W3CDTF">2024-05-23T19:12:00Z</dcterms:created>
  <dcterms:modified xsi:type="dcterms:W3CDTF">2024-05-23T19:31:00Z</dcterms:modified>
</cp:coreProperties>
</file>