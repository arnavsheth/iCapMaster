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ins w:id="0" w:author="Waylon Bryson" w:date="2024-01-03T11:41:00Z">
              <w:r w:rsidR="00E1106B">
                <w:rPr>
                  <w:i/>
                  <w:iCs/>
                  <w:sz w:val="24"/>
                  <w:szCs w:val="24"/>
                </w:rPr>
                <w:t>e</w:t>
              </w:r>
            </w:ins>
            <w:ins w:id="1" w:author="Waylon Bryson" w:date="2024-01-03T11:42:00Z">
              <w:r w:rsidR="00E1106B">
                <w:rPr>
                  <w:i/>
                  <w:iCs/>
                  <w:sz w:val="24"/>
                  <w:szCs w:val="24"/>
                </w:rPr>
                <w:t>r</w:t>
              </w:r>
            </w:ins>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6260BB6" w:rsidR="00041E26" w:rsidRDefault="007958A2" w:rsidP="006A6BDB">
      <w:pPr>
        <w:jc w:val="both"/>
      </w:pPr>
      <w:ins w:id="2" w:author="Arnav Sheth" w:date="2024-01-10T10:58:00Z">
        <w:r>
          <w:t>Data from past years suggest that a</w:t>
        </w:r>
      </w:ins>
      <w:del w:id="3" w:author="Arnav Sheth" w:date="2024-01-10T10:58:00Z">
        <w:r w:rsidR="00041E26" w:rsidRPr="00041E26" w:rsidDel="007958A2">
          <w:delText>A</w:delText>
        </w:r>
      </w:del>
      <w:r w:rsidR="00041E26" w:rsidRPr="00041E26">
        <w:t>lternative investments such as private equity</w:t>
      </w:r>
      <w:ins w:id="4" w:author="Arnav Sheth" w:date="2024-01-10T10:58:00Z">
        <w:r>
          <w:t xml:space="preserve"> and</w:t>
        </w:r>
      </w:ins>
      <w:del w:id="5" w:author="Arnav Sheth" w:date="2024-01-10T10:58:00Z">
        <w:r w:rsidR="00041E26" w:rsidRPr="00041E26" w:rsidDel="007958A2">
          <w:delText>,</w:delText>
        </w:r>
      </w:del>
      <w:r w:rsidR="00041E26" w:rsidRPr="00041E26">
        <w:t xml:space="preserve"> hedge </w:t>
      </w:r>
      <w:proofErr w:type="spellStart"/>
      <w:r w:rsidR="00041E26" w:rsidRPr="00041E26">
        <w:t>funds</w:t>
      </w:r>
      <w:del w:id="6" w:author="Arnav Sheth" w:date="2024-01-10T10:58:00Z">
        <w:r w:rsidR="00041E26" w:rsidRPr="00041E26" w:rsidDel="007958A2">
          <w:delText xml:space="preserve">, and </w:delText>
        </w:r>
        <w:commentRangeStart w:id="7"/>
        <w:commentRangeStart w:id="8"/>
        <w:r w:rsidR="00041E26" w:rsidRPr="00041E26" w:rsidDel="007958A2">
          <w:delText xml:space="preserve">structured products </w:delText>
        </w:r>
        <w:commentRangeEnd w:id="7"/>
        <w:r w:rsidR="00B1453D" w:rsidDel="007958A2">
          <w:rPr>
            <w:rStyle w:val="CommentReference"/>
          </w:rPr>
          <w:commentReference w:id="7"/>
        </w:r>
      </w:del>
      <w:commentRangeEnd w:id="8"/>
      <w:r>
        <w:rPr>
          <w:rStyle w:val="CommentReference"/>
        </w:rPr>
        <w:commentReference w:id="8"/>
      </w:r>
      <w:r w:rsidR="00041E26" w:rsidRPr="00041E26">
        <w:t>are</w:t>
      </w:r>
      <w:proofErr w:type="spellEnd"/>
      <w:r w:rsidR="00041E26" w:rsidRPr="00041E26">
        <w:t xml:space="preserve"> </w:t>
      </w:r>
      <w:ins w:id="9" w:author="Arnav Sheth" w:date="2024-01-10T10:58:00Z">
        <w:r>
          <w:t>trending upwards</w:t>
        </w:r>
      </w:ins>
      <w:del w:id="10" w:author="Arnav Sheth" w:date="2024-01-10T10:59:00Z">
        <w:r w:rsidR="00041E26" w:rsidRPr="00041E26" w:rsidDel="007958A2">
          <w:delText xml:space="preserve">being traded at </w:delText>
        </w:r>
        <w:commentRangeStart w:id="11"/>
        <w:commentRangeStart w:id="12"/>
        <w:r w:rsidR="00041E26" w:rsidRPr="00041E26" w:rsidDel="007958A2">
          <w:delText>all-time highs</w:delText>
        </w:r>
        <w:commentRangeEnd w:id="11"/>
        <w:r w:rsidR="00B1453D" w:rsidDel="007958A2">
          <w:rPr>
            <w:rStyle w:val="CommentReference"/>
          </w:rPr>
          <w:commentReference w:id="11"/>
        </w:r>
      </w:del>
      <w:commentRangeEnd w:id="12"/>
      <w:r>
        <w:rPr>
          <w:rStyle w:val="CommentReference"/>
        </w:rPr>
        <w:commentReference w:id="12"/>
      </w:r>
      <w:r w:rsidR="00041E26" w:rsidRPr="00041E26">
        <w:t>. For instance, Bain &amp; Company</w:t>
      </w:r>
      <w:r w:rsidR="00041E26">
        <w:rPr>
          <w:rStyle w:val="FootnoteReference"/>
        </w:rPr>
        <w:footnoteReference w:id="2"/>
      </w:r>
      <w:r w:rsidR="00041E26" w:rsidRPr="00041E26">
        <w:t xml:space="preserve"> valued private equity </w:t>
      </w:r>
      <w:del w:id="13" w:author="Arnav Sheth" w:date="2024-01-10T11:06:00Z">
        <w:r w:rsidR="00041E26" w:rsidRPr="00041E26" w:rsidDel="007958A2">
          <w:delText>(PE)</w:delText>
        </w:r>
      </w:del>
      <w:r w:rsidR="00041E26" w:rsidRPr="00041E26">
        <w:t xml:space="preserve">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ins w:id="14" w:author="Waylon Bryson" w:date="2024-01-03T11:42:00Z">
        <w:r w:rsidR="00E1106B">
          <w:t>s</w:t>
        </w:r>
      </w:ins>
      <w:r w:rsidR="00041E26" w:rsidRPr="00041E26">
        <w:t xml:space="preserve"> in 2021, according to S&amp;P</w:t>
      </w:r>
      <w:ins w:id="15" w:author="Waylon Bryson" w:date="2024-01-03T11:42:00Z">
        <w:r w:rsidR="00E1106B">
          <w:t>,</w:t>
        </w:r>
      </w:ins>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39C80709"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 xml:space="preserve">individual investors that have the knowledge and expertise to participate </w:t>
      </w:r>
      <w:r w:rsidR="00080123" w:rsidRPr="00080123">
        <w:lastRenderedPageBreak/>
        <w:t>in [financial] markets.</w:t>
      </w:r>
      <w:r w:rsidR="008A6C07">
        <w:t>”</w:t>
      </w:r>
      <w:del w:id="16" w:author="Arnav Sheth" w:date="2024-01-10T10:59:00Z">
        <w:r w:rsidR="00080123" w:rsidRPr="00080123" w:rsidDel="007958A2">
          <w:delText xml:space="preserve"> </w:delText>
        </w:r>
        <w:commentRangeStart w:id="17"/>
        <w:commentRangeStart w:id="18"/>
        <w:r w:rsidR="00080123" w:rsidRPr="00080123" w:rsidDel="007958A2">
          <w:delText xml:space="preserve">One no longer needs to pass </w:delText>
        </w:r>
        <w:r w:rsidR="002B4BA6" w:rsidDel="007958A2">
          <w:delText xml:space="preserve">previously stringent </w:delText>
        </w:r>
        <w:r w:rsidR="00080123" w:rsidRPr="00080123" w:rsidDel="007958A2">
          <w:delText>income requirement</w:delText>
        </w:r>
        <w:r w:rsidR="002B4BA6" w:rsidDel="007958A2">
          <w:delText>s</w:delText>
        </w:r>
        <w:r w:rsidR="0055696A" w:rsidDel="007958A2">
          <w:delText xml:space="preserve"> to be able to avail of such investment opportunities</w:delText>
        </w:r>
        <w:commentRangeEnd w:id="17"/>
        <w:r w:rsidR="00B1453D" w:rsidDel="007958A2">
          <w:rPr>
            <w:rStyle w:val="CommentReference"/>
          </w:rPr>
          <w:commentReference w:id="17"/>
        </w:r>
      </w:del>
      <w:commentRangeEnd w:id="18"/>
      <w:r w:rsidR="007958A2">
        <w:rPr>
          <w:rStyle w:val="CommentReference"/>
        </w:rPr>
        <w:commentReference w:id="18"/>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3FCDFA40" w:rsidR="007537CD" w:rsidRDefault="007C6D3E" w:rsidP="006A6BDB">
      <w:pPr>
        <w:jc w:val="both"/>
      </w:pPr>
      <w:r w:rsidRPr="007C6D3E">
        <w:t xml:space="preserve">Optimal wealth allocation requires data on the risk, return, and covariance of asset classes. </w:t>
      </w:r>
      <w:commentRangeStart w:id="19"/>
      <w:commentRangeStart w:id="20"/>
      <w:del w:id="21" w:author="Madeleine Dowling" w:date="2024-01-04T16:49:00Z">
        <w:r w:rsidRPr="007C6D3E" w:rsidDel="00B1453D">
          <w:delText xml:space="preserve">Un- fortunately, </w:delText>
        </w:r>
      </w:del>
      <w:commentRangeEnd w:id="19"/>
      <w:r w:rsidR="00B1453D">
        <w:rPr>
          <w:rStyle w:val="CommentReference"/>
        </w:rPr>
        <w:commentReference w:id="19"/>
      </w:r>
      <w:commentRangeEnd w:id="20"/>
      <w:r w:rsidR="007958A2">
        <w:rPr>
          <w:rStyle w:val="CommentReference"/>
        </w:rPr>
        <w:commentReference w:id="20"/>
      </w:r>
      <w:r w:rsidRPr="007C6D3E">
        <w:t>PE is</w:t>
      </w:r>
      <w:ins w:id="22" w:author="Madeleine Dowling" w:date="2024-01-04T16:50:00Z">
        <w:r w:rsidR="00B1453D">
          <w:t>, however,</w:t>
        </w:r>
      </w:ins>
      <w:r w:rsidRPr="007C6D3E">
        <w:t xml:space="preserve"> largely exempt from public disclosure requirements. The issue is particularly </w:t>
      </w:r>
      <w:del w:id="23" w:author="Waylon Bryson" w:date="2024-01-03T11:45:00Z">
        <w:r w:rsidRPr="007C6D3E" w:rsidDel="00E1106B">
          <w:delText xml:space="preserve">pernicious </w:delText>
        </w:r>
      </w:del>
      <w:ins w:id="24" w:author="Waylon Bryson" w:date="2024-01-03T11:45:00Z">
        <w:r w:rsidR="00E1106B">
          <w:t>acute</w:t>
        </w:r>
        <w:r w:rsidR="00E1106B" w:rsidRPr="007C6D3E">
          <w:t xml:space="preserve"> </w:t>
        </w:r>
      </w:ins>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7BF0D4A0" w:rsidR="004021A8" w:rsidRDefault="004021A8" w:rsidP="004021A8">
      <w:pPr>
        <w:jc w:val="both"/>
      </w:pPr>
      <w:r>
        <w:t xml:space="preserve">iCapital </w:t>
      </w:r>
      <w:del w:id="25" w:author="Waylon Bryson" w:date="2024-01-03T11:46:00Z">
        <w:r w:rsidDel="00E1106B">
          <w:delText xml:space="preserve">solves </w:delText>
        </w:r>
      </w:del>
      <w:ins w:id="26" w:author="Waylon Bryson" w:date="2024-01-03T11:46:00Z">
        <w:r w:rsidR="00E1106B">
          <w:t xml:space="preserve">addresses </w:t>
        </w:r>
      </w:ins>
      <w:r>
        <w:t xml:space="preserve">this problem and other issues associated with returns on illiquid and alternative investments via our Generalized Multi-Asset Model version 3.0 (henceforth, GMAM 3). GMAM 3 is a returns-based model that uses hierarchical Bayesian modeling techniques to </w:t>
      </w:r>
      <w:del w:id="27" w:author="Waylon Bryson" w:date="2024-01-03T11:48:00Z">
        <w:r w:rsidDel="00E1106B">
          <w:delText xml:space="preserve">generate </w:delText>
        </w:r>
      </w:del>
      <w:ins w:id="28" w:author="Waylon Bryson" w:date="2024-01-03T11:48:00Z">
        <w:r w:rsidR="00E1106B">
          <w:t xml:space="preserve">simulate </w:t>
        </w:r>
      </w:ins>
      <w:r>
        <w:t xml:space="preserve">the underlying economic returns </w:t>
      </w:r>
      <w:ins w:id="29" w:author="Arnav Sheth" w:date="2024-01-10T11:01:00Z">
        <w:r w:rsidR="007958A2">
          <w:t xml:space="preserve">for </w:t>
        </w:r>
      </w:ins>
      <w:del w:id="30" w:author="Waylon Bryson" w:date="2024-01-03T11:47:00Z">
        <w:r w:rsidDel="00E1106B">
          <w:delText xml:space="preserve">for any single </w:delText>
        </w:r>
      </w:del>
      <w:r>
        <w:t>fund</w:t>
      </w:r>
      <w:ins w:id="31" w:author="Waylon Bryson" w:date="2024-01-03T11:47:00Z">
        <w:r w:rsidR="00E1106B">
          <w:t>s</w:t>
        </w:r>
      </w:ins>
      <w:r>
        <w:t xml:space="preserve"> </w:t>
      </w:r>
      <w:del w:id="32" w:author="Waylon Bryson" w:date="2024-01-03T11:47:00Z">
        <w:r w:rsidDel="00E1106B">
          <w:delText xml:space="preserve">that trades </w:delText>
        </w:r>
      </w:del>
      <w:r>
        <w:t xml:space="preserve">on </w:t>
      </w:r>
      <w:proofErr w:type="spellStart"/>
      <w:r>
        <w:t>iCapital’s</w:t>
      </w:r>
      <w:proofErr w:type="spellEnd"/>
      <w:r>
        <w:t xml:space="preserve"> </w:t>
      </w:r>
      <w:del w:id="33" w:author="Waylon Bryson" w:date="2024-01-03T11:47:00Z">
        <w:r w:rsidDel="00E1106B">
          <w:delText>marketplace</w:delText>
        </w:r>
      </w:del>
      <w:ins w:id="34" w:author="Waylon Bryson" w:date="2024-01-03T11:47:00Z">
        <w:r w:rsidR="00E1106B">
          <w:t>Marketplace</w:t>
        </w:r>
      </w:ins>
      <w:r>
        <w:t xml:space="preserve">. The model helps </w:t>
      </w:r>
      <w:del w:id="35" w:author="Arnav Sheth" w:date="2024-01-10T11:03:00Z">
        <w:r w:rsidDel="007958A2">
          <w:delText xml:space="preserve">educate </w:delText>
        </w:r>
      </w:del>
      <w:r>
        <w:t xml:space="preserve">investors </w:t>
      </w:r>
      <w:ins w:id="36" w:author="Arnav Sheth" w:date="2024-01-10T11:03:00Z">
        <w:r w:rsidR="007958A2">
          <w:t xml:space="preserve">research and educate themselves </w:t>
        </w:r>
      </w:ins>
      <w:r>
        <w:t xml:space="preserve">on </w:t>
      </w:r>
      <w:ins w:id="37" w:author="Arnav Sheth" w:date="2024-01-10T11:03:00Z">
        <w:r w:rsidR="007958A2">
          <w:t xml:space="preserve">the compatibility of a particular </w:t>
        </w:r>
      </w:ins>
      <w:commentRangeStart w:id="38"/>
      <w:commentRangeStart w:id="39"/>
      <w:r>
        <w:t xml:space="preserve">fund </w:t>
      </w:r>
      <w:commentRangeEnd w:id="38"/>
      <w:r w:rsidR="00B1453D">
        <w:rPr>
          <w:rStyle w:val="CommentReference"/>
        </w:rPr>
        <w:commentReference w:id="38"/>
      </w:r>
      <w:commentRangeEnd w:id="39"/>
      <w:r w:rsidR="007958A2">
        <w:rPr>
          <w:rStyle w:val="CommentReference"/>
        </w:rPr>
        <w:commentReference w:id="39"/>
      </w:r>
      <w:ins w:id="40" w:author="Arnav Sheth" w:date="2024-01-10T11:03:00Z">
        <w:r w:rsidR="007958A2">
          <w:t xml:space="preserve">with their current investment portfolio </w:t>
        </w:r>
      </w:ins>
      <w:del w:id="41" w:author="Arnav Sheth" w:date="2024-01-10T11:03:00Z">
        <w:r w:rsidDel="007958A2">
          <w:delText xml:space="preserve">suitability </w:delText>
        </w:r>
      </w:del>
      <w:r>
        <w:t>based on their 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0ED4762E" w:rsidR="00445E14" w:rsidRDefault="004B40B3" w:rsidP="006A6BDB">
      <w:pPr>
        <w:jc w:val="both"/>
      </w:pPr>
      <w:r w:rsidRPr="004B40B3">
        <w:t xml:space="preserve">Bayesian techniques offer a more robust and flexible approach to capture the complex dynamics of </w:t>
      </w:r>
      <w:commentRangeStart w:id="42"/>
      <w:commentRangeStart w:id="43"/>
      <w:del w:id="44" w:author="Arnav Sheth" w:date="2024-01-10T11:04:00Z">
        <w:r w:rsidRPr="004B40B3" w:rsidDel="007958A2">
          <w:delText xml:space="preserve">private equity </w:delText>
        </w:r>
        <w:commentRangeEnd w:id="42"/>
        <w:r w:rsidR="00DB7F5A" w:rsidDel="007958A2">
          <w:rPr>
            <w:rStyle w:val="CommentReference"/>
          </w:rPr>
          <w:commentReference w:id="42"/>
        </w:r>
      </w:del>
      <w:commentRangeEnd w:id="43"/>
      <w:r w:rsidR="007958A2">
        <w:rPr>
          <w:rStyle w:val="CommentReference"/>
        </w:rPr>
        <w:commentReference w:id="43"/>
      </w:r>
      <w:ins w:id="45" w:author="Arnav Sheth" w:date="2024-01-10T11:04:00Z">
        <w:r w:rsidR="007958A2">
          <w:t xml:space="preserve">alternative investment </w:t>
        </w:r>
      </w:ins>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CBF5460" w:rsidR="00444214" w:rsidRDefault="00F23E84" w:rsidP="006A6BDB">
      <w:pPr>
        <w:jc w:val="both"/>
      </w:pPr>
      <w:r w:rsidRPr="00F23E84">
        <w:t xml:space="preserve">It is well-known in the academic finance literature that for private equity (henceforth, PE) </w:t>
      </w:r>
      <w:r w:rsidR="00DB0AD3">
        <w:t xml:space="preserve">and other alternative investments </w:t>
      </w:r>
      <w:del w:id="46" w:author="Arnav Sheth" w:date="2024-01-10T11:07:00Z">
        <w:r w:rsidR="00DB0AD3" w:rsidDel="007958A2">
          <w:delText>(henceforth, alts)</w:delText>
        </w:r>
      </w:del>
      <w:r w:rsidR="00DB0AD3">
        <w:t xml:space="preserve"> </w:t>
      </w:r>
      <w:r w:rsidRPr="00F23E84">
        <w:t xml:space="preserve">there is a dearth of performance metrics based </w:t>
      </w:r>
      <w:r w:rsidRPr="00F23E84">
        <w:lastRenderedPageBreak/>
        <w:t xml:space="preserve">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del w:id="47" w:author="Arnav Sheth" w:date="2024-01-10T11:05:00Z">
        <w:r w:rsidRPr="00F23E84" w:rsidDel="007958A2">
          <w:delText>private equity</w:delText>
        </w:r>
      </w:del>
      <w:ins w:id="48" w:author="Arnav Sheth" w:date="2024-01-10T11:05:00Z">
        <w:r w:rsidR="007958A2">
          <w:t>PE</w:t>
        </w:r>
      </w:ins>
      <w:r w:rsidRPr="00F23E84">
        <w:t>,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6F2E93D6" w:rsidR="00521A0C" w:rsidRDefault="00DB0AD3">
      <w:pPr>
        <w:pPrChange w:id="49" w:author="Waylon Bryson" w:date="2024-01-03T13:40:00Z">
          <w:pPr>
            <w:jc w:val="both"/>
          </w:pPr>
        </w:pPrChange>
      </w:pPr>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del w:id="50" w:author="Waylon Bryson" w:date="2024-01-03T11:54:00Z">
        <w:r w:rsidRPr="00DB0AD3" w:rsidDel="00C770D1">
          <w:delText>and longer</w:delText>
        </w:r>
      </w:del>
      <w:ins w:id="51" w:author="Waylon Bryson" w:date="2024-01-03T11:54:00Z">
        <w:r w:rsidR="00C770D1">
          <w:t>with long</w:t>
        </w:r>
      </w:ins>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52B504F6"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 xml:space="preserve">is NOT the final return provided to </w:t>
      </w:r>
      <w:del w:id="54" w:author="Waylon Bryson" w:date="2024-01-03T16:27:00Z">
        <w:r w:rsidR="00BB5321" w:rsidRPr="00BB5321" w:rsidDel="00283CDF">
          <w:rPr>
            <w:rFonts w:eastAsiaTheme="minorEastAsia"/>
          </w:rPr>
          <w:delText xml:space="preserve">reported to </w:delText>
        </w:r>
      </w:del>
      <w:r w:rsidR="00BB5321" w:rsidRPr="00BB5321">
        <w:rPr>
          <w:rFonts w:eastAsiaTheme="minorEastAsia"/>
        </w:rPr>
        <w:t>the investor.</w:t>
      </w:r>
      <w:r w:rsidR="00BB5321">
        <w:rPr>
          <w:rFonts w:eastAsiaTheme="minorEastAsia"/>
        </w:rPr>
        <w:t xml:space="preserve"> </w:t>
      </w:r>
      <w:r w:rsidR="00BB5321" w:rsidRPr="00BB5321">
        <w:rPr>
          <w:rFonts w:eastAsiaTheme="minorEastAsia"/>
        </w:rPr>
        <w:t>Alternative investment re</w:t>
      </w:r>
      <w:del w:id="55" w:author="Waylon Bryson" w:date="2024-01-03T16:27:00Z">
        <w:r w:rsidR="00BB5321" w:rsidRPr="00BB5321" w:rsidDel="00B47210">
          <w:rPr>
            <w:rFonts w:eastAsiaTheme="minorEastAsia"/>
          </w:rPr>
          <w:delText xml:space="preserve">- </w:delText>
        </w:r>
      </w:del>
      <w:r w:rsidR="00BB5321" w:rsidRPr="00BB5321">
        <w:rPr>
          <w:rFonts w:eastAsiaTheme="minorEastAsia"/>
        </w:rPr>
        <w:t xml:space="preserve">ported returns often serially correlated and lagged. The quantity </w:t>
      </w:r>
      <m:oMath>
        <m:sSub>
          <m:sSubPr>
            <m:ctrlPr>
              <w:ins w:id="56" w:author="Arnav Sheth" w:date="2024-01-10T11:08:00Z">
                <w:rPr>
                  <w:rFonts w:ascii="Cambria Math" w:eastAsiaTheme="minorEastAsia" w:hAnsi="Cambria Math"/>
                  <w:i/>
                </w:rPr>
              </w:ins>
            </m:ctrlPr>
          </m:sSubPr>
          <m:e>
            <m:r>
              <w:ins w:id="57" w:author="Arnav Sheth" w:date="2024-01-10T11:08:00Z">
                <w:rPr>
                  <w:rFonts w:ascii="Cambria Math" w:eastAsiaTheme="minorEastAsia" w:hAnsi="Cambria Math"/>
                </w:rPr>
                <m:t>x</m:t>
              </w:ins>
            </m:r>
          </m:e>
          <m:sub>
            <m:r>
              <w:ins w:id="58" w:author="Arnav Sheth" w:date="2024-01-10T11:08:00Z">
                <w:rPr>
                  <w:rFonts w:ascii="Cambria Math" w:eastAsiaTheme="minorEastAsia" w:hAnsi="Cambria Math"/>
                </w:rPr>
                <m:t>t</m:t>
              </w:ins>
            </m:r>
          </m:sub>
        </m:sSub>
      </m:oMath>
      <w:commentRangeStart w:id="59"/>
      <w:commentRangeStart w:id="60"/>
      <w:del w:id="61" w:author="Arnav Sheth" w:date="2024-01-10T11:08:00Z">
        <w:r w:rsidR="00BB5321" w:rsidRPr="00BB5321" w:rsidDel="007958A2">
          <w:rPr>
            <w:rFonts w:eastAsiaTheme="minorEastAsia"/>
          </w:rPr>
          <w:delText>xt</w:delText>
        </w:r>
        <w:commentRangeEnd w:id="59"/>
        <w:r w:rsidR="00B47210" w:rsidDel="007958A2">
          <w:rPr>
            <w:rStyle w:val="CommentReference"/>
          </w:rPr>
          <w:commentReference w:id="59"/>
        </w:r>
      </w:del>
      <w:commentRangeEnd w:id="60"/>
      <w:r w:rsidR="007958A2">
        <w:rPr>
          <w:rStyle w:val="CommentReference"/>
        </w:rPr>
        <w:commentReference w:id="60"/>
      </w:r>
      <w:del w:id="62" w:author="Arnav Sheth" w:date="2024-01-10T11:08:00Z">
        <w:r w:rsidR="00BB5321" w:rsidRPr="00BB5321" w:rsidDel="007958A2">
          <w:rPr>
            <w:rFonts w:eastAsiaTheme="minorEastAsia"/>
          </w:rPr>
          <w:delText xml:space="preserve"> </w:delText>
        </w:r>
      </w:del>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w:t>
      </w:r>
      <w:commentRangeStart w:id="63"/>
      <w:commentRangeStart w:id="64"/>
      <w:del w:id="65" w:author="Arnav Sheth" w:date="2024-01-10T11:08:00Z">
        <w:r w:rsidR="00BB5321" w:rsidRPr="00BB5321" w:rsidDel="008F73A0">
          <w:rPr>
            <w:rFonts w:eastAsiaTheme="minorEastAsia"/>
          </w:rPr>
          <w:delText>5</w:delText>
        </w:r>
        <w:commentRangeEnd w:id="63"/>
        <w:r w:rsidR="005B4068" w:rsidDel="008F73A0">
          <w:rPr>
            <w:rStyle w:val="CommentReference"/>
          </w:rPr>
          <w:commentReference w:id="63"/>
        </w:r>
      </w:del>
      <w:commentRangeEnd w:id="64"/>
      <w:r w:rsidR="008F73A0">
        <w:rPr>
          <w:rStyle w:val="CommentReference"/>
        </w:rPr>
        <w:commentReference w:id="64"/>
      </w:r>
      <w:del w:id="66" w:author="Arnav Sheth" w:date="2024-01-10T11:08:00Z">
        <w:r w:rsidR="00BB5321" w:rsidRPr="00BB5321" w:rsidDel="008F73A0">
          <w:rPr>
            <w:rFonts w:eastAsiaTheme="minorEastAsia"/>
          </w:rPr>
          <w:delText>,</w:delText>
        </w:r>
      </w:del>
      <w:r w:rsidR="00BB5321" w:rsidRPr="00BB5321">
        <w:rPr>
          <w:rFonts w:eastAsiaTheme="minorEastAsia"/>
        </w:rPr>
        <w:t xml:space="preserv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w:t>
      </w:r>
      <w:r w:rsidR="00672BA1">
        <w:rPr>
          <w:rFonts w:eastAsiaTheme="minorEastAsia"/>
        </w:rPr>
        <w:lastRenderedPageBreak/>
        <w:t>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12">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w:t>
      </w:r>
      <w:r w:rsidR="00FE597E" w:rsidRPr="00FE597E">
        <w:lastRenderedPageBreak/>
        <w:t>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42CF5D9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appropriately compare their investments in PE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commentRangeStart w:id="67"/>
      <w:commentRangeStart w:id="68"/>
      <w:r>
        <w:t xml:space="preserve">A Brief Digression </w:t>
      </w:r>
      <w:ins w:id="69" w:author="Arnav Sheth" w:date="2024-01-10T11:08:00Z">
        <w:r w:rsidR="008F73A0">
          <w:t xml:space="preserve">Regarding </w:t>
        </w:r>
      </w:ins>
      <w:r>
        <w:t>the Choice of Prior Distributions</w:t>
      </w:r>
      <w:commentRangeEnd w:id="67"/>
      <w:r w:rsidR="00407D8F">
        <w:rPr>
          <w:rStyle w:val="CommentReference"/>
          <w:rFonts w:asciiTheme="minorHAnsi" w:eastAsiaTheme="minorHAnsi" w:hAnsiTheme="minorHAnsi" w:cstheme="minorBidi"/>
          <w:color w:val="auto"/>
        </w:rPr>
        <w:commentReference w:id="67"/>
      </w:r>
      <w:commentRangeEnd w:id="68"/>
      <w:r w:rsidR="008F73A0">
        <w:rPr>
          <w:rStyle w:val="CommentReference"/>
          <w:rFonts w:asciiTheme="minorHAnsi" w:eastAsiaTheme="minorHAnsi" w:hAnsiTheme="minorHAnsi" w:cstheme="minorBidi"/>
          <w:color w:val="auto"/>
        </w:rPr>
        <w:commentReference w:id="68"/>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70"/>
      <w:commentRangeStart w:id="71"/>
      <w:r w:rsidRPr="00DB4324">
        <w:rPr>
          <w:rFonts w:eastAsiaTheme="minorEastAsia"/>
        </w:rPr>
        <w:t>(say)</w:t>
      </w:r>
      <w:commentRangeEnd w:id="70"/>
      <w:r w:rsidR="00DB7F5A">
        <w:rPr>
          <w:rStyle w:val="CommentReference"/>
        </w:rPr>
        <w:commentReference w:id="70"/>
      </w:r>
      <w:commentRangeEnd w:id="71"/>
      <w:r w:rsidR="008F73A0">
        <w:rPr>
          <w:rStyle w:val="CommentReference"/>
        </w:rPr>
        <w:commentReference w:id="71"/>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deleine Dowling" w:date="2024-01-04T16:44:00Z" w:initials="MD">
    <w:p w14:paraId="6799F5E2" w14:textId="77777777" w:rsidR="00B1453D" w:rsidRDefault="00B1453D" w:rsidP="00B1453D">
      <w:pPr>
        <w:pStyle w:val="CommentText"/>
      </w:pPr>
      <w:r>
        <w:rPr>
          <w:rStyle w:val="CommentReference"/>
        </w:rPr>
        <w:annotationRef/>
      </w:r>
      <w:r>
        <w:t>SI is not generally considered “alternative” and is not mentioned again outside of this paragraph.  Why include?  Better to delete.</w:t>
      </w:r>
    </w:p>
  </w:comment>
  <w:comment w:id="8" w:author="Arnav Sheth" w:date="2024-01-10T10:59:00Z" w:initials="AS">
    <w:p w14:paraId="13A14B00" w14:textId="77777777" w:rsidR="007958A2" w:rsidRDefault="007958A2" w:rsidP="007958A2">
      <w:r>
        <w:rPr>
          <w:rStyle w:val="CommentReference"/>
        </w:rPr>
        <w:annotationRef/>
      </w:r>
      <w:r>
        <w:rPr>
          <w:sz w:val="20"/>
          <w:szCs w:val="20"/>
        </w:rPr>
        <w:t>Deleted.</w:t>
      </w:r>
    </w:p>
  </w:comment>
  <w:comment w:id="11" w:author="Madeleine Dowling" w:date="2024-01-04T16:45:00Z" w:initials="MD">
    <w:p w14:paraId="15D365DC" w14:textId="229C41C6" w:rsidR="00B1453D" w:rsidRDefault="00B1453D" w:rsidP="00B1453D">
      <w:pPr>
        <w:pStyle w:val="CommentText"/>
      </w:pPr>
      <w:r>
        <w:rPr>
          <w:rStyle w:val="CommentReference"/>
        </w:rPr>
        <w:annotationRef/>
      </w:r>
      <w:r>
        <w:t>The cited data is for 2022.  Did PE and HFs trade at all time highs in 2023?  If not, temper first sentence.</w:t>
      </w:r>
    </w:p>
  </w:comment>
  <w:comment w:id="12" w:author="Arnav Sheth" w:date="2024-01-10T10:59:00Z" w:initials="AS">
    <w:p w14:paraId="7DBBD7DB" w14:textId="77777777" w:rsidR="007958A2" w:rsidRDefault="007958A2" w:rsidP="007958A2">
      <w:r>
        <w:rPr>
          <w:rStyle w:val="CommentReference"/>
        </w:rPr>
        <w:annotationRef/>
      </w:r>
      <w:r>
        <w:rPr>
          <w:sz w:val="20"/>
          <w:szCs w:val="20"/>
        </w:rPr>
        <w:t>Tempered.</w:t>
      </w:r>
    </w:p>
  </w:comment>
  <w:comment w:id="17" w:author="Madeleine Dowling" w:date="2024-01-04T16:49:00Z" w:initials="MD">
    <w:p w14:paraId="58D80589" w14:textId="5CA31885" w:rsidR="00B1453D" w:rsidRDefault="00B1453D" w:rsidP="00B1453D">
      <w:pPr>
        <w:pStyle w:val="CommentText"/>
      </w:pPr>
      <w:r>
        <w:rPr>
          <w:rStyle w:val="CommentReference"/>
        </w:rPr>
        <w:annotationRef/>
      </w:r>
      <w:r>
        <w:t>Big leap is being made here.  Income requirements are still required for most people.  The expanded definition only applies to those with specific professional backgrounds (holds the Series 7, 65, or 82), is an officer of a GP selling the securities, and a few others.  This sentence makes it sounds like almost anyone can be an AI.</w:t>
      </w:r>
    </w:p>
  </w:comment>
  <w:comment w:id="18" w:author="Arnav Sheth" w:date="2024-01-10T10:59:00Z" w:initials="AS">
    <w:p w14:paraId="7F23415F" w14:textId="77777777" w:rsidR="007958A2" w:rsidRDefault="007958A2" w:rsidP="007958A2">
      <w:r>
        <w:rPr>
          <w:rStyle w:val="CommentReference"/>
        </w:rPr>
        <w:annotationRef/>
      </w:r>
      <w:r>
        <w:rPr>
          <w:sz w:val="20"/>
          <w:szCs w:val="20"/>
        </w:rPr>
        <w:t>Deleted.</w:t>
      </w:r>
    </w:p>
  </w:comment>
  <w:comment w:id="19" w:author="Madeleine Dowling" w:date="2024-01-04T16:50:00Z" w:initials="MD">
    <w:p w14:paraId="0D41F768" w14:textId="7C603C6C" w:rsidR="00B1453D" w:rsidRDefault="00B1453D" w:rsidP="00B1453D">
      <w:pPr>
        <w:pStyle w:val="CommentText"/>
      </w:pPr>
      <w:r>
        <w:rPr>
          <w:rStyle w:val="CommentReference"/>
        </w:rPr>
        <w:annotationRef/>
      </w:r>
      <w:r>
        <w:t>Unfortunate for who?  PE sponsors are happy that they don’t have to disclose.</w:t>
      </w:r>
    </w:p>
  </w:comment>
  <w:comment w:id="20" w:author="Arnav Sheth" w:date="2024-01-10T11:00:00Z" w:initials="AS">
    <w:p w14:paraId="42E0C99B" w14:textId="77777777" w:rsidR="007958A2" w:rsidRDefault="007958A2" w:rsidP="007958A2">
      <w:r>
        <w:rPr>
          <w:rStyle w:val="CommentReference"/>
        </w:rPr>
        <w:annotationRef/>
      </w:r>
      <w:r>
        <w:rPr>
          <w:sz w:val="20"/>
          <w:szCs w:val="20"/>
        </w:rPr>
        <w:t>Unfortunately for people who are in the business of using such data to effectively and truthfully model PE returns! :) In any case, I have no issues with this deletion.</w:t>
      </w:r>
    </w:p>
  </w:comment>
  <w:comment w:id="38" w:author="Madeleine Dowling" w:date="2024-01-04T16:53:00Z" w:initials="MD">
    <w:p w14:paraId="552EA0E6" w14:textId="6F27C679" w:rsidR="00B1453D" w:rsidRDefault="00B1453D" w:rsidP="00B1453D">
      <w:pPr>
        <w:pStyle w:val="CommentText"/>
      </w:pPr>
      <w:r>
        <w:rPr>
          <w:rStyle w:val="CommentReference"/>
        </w:rPr>
        <w:annotationRef/>
      </w:r>
      <w:r>
        <w:t>Is the model limited to use with funds?  Is it really educating on “suitability”?  It would be better to say something like how a fund would impact investment objectives.</w:t>
      </w:r>
    </w:p>
  </w:comment>
  <w:comment w:id="39" w:author="Arnav Sheth" w:date="2024-01-10T11:04:00Z" w:initials="AS">
    <w:p w14:paraId="098D9B83" w14:textId="77777777" w:rsidR="007958A2" w:rsidRDefault="007958A2" w:rsidP="007958A2">
      <w:r>
        <w:rPr>
          <w:rStyle w:val="CommentReference"/>
        </w:rPr>
        <w:annotationRef/>
      </w:r>
      <w:r>
        <w:rPr>
          <w:sz w:val="20"/>
          <w:szCs w:val="20"/>
        </w:rPr>
        <w:t>Yes it is limited to use with funds. And yes, the simulation allows investors to research and educate themselves on the suitability of any given fund combined with whatever else they have in their portfolio.</w:t>
      </w:r>
    </w:p>
  </w:comment>
  <w:comment w:id="42" w:author="Madeleine Dowling" w:date="2024-01-04T16:55:00Z" w:initials="MD">
    <w:p w14:paraId="7EBC8D36" w14:textId="5FC7FF9F" w:rsidR="00DB7F5A" w:rsidRDefault="00DB7F5A" w:rsidP="00DB7F5A">
      <w:pPr>
        <w:pStyle w:val="CommentText"/>
      </w:pPr>
      <w:r>
        <w:rPr>
          <w:rStyle w:val="CommentReference"/>
        </w:rPr>
        <w:annotationRef/>
      </w:r>
      <w:r>
        <w:t>Author should review use of “private equity”/”PE” throughout.  Is PE what is meant or do you mean to say private funds?  Seems to use PE, fund, and alt interchangeably and thought should be given whether to tighten up.</w:t>
      </w:r>
    </w:p>
  </w:comment>
  <w:comment w:id="43" w:author="Arnav Sheth" w:date="2024-01-10T11:04:00Z" w:initials="AS">
    <w:p w14:paraId="2D6A47F8" w14:textId="77777777" w:rsidR="007958A2" w:rsidRDefault="007958A2" w:rsidP="007958A2">
      <w:r>
        <w:rPr>
          <w:rStyle w:val="CommentReference"/>
        </w:rPr>
        <w:annotationRef/>
      </w:r>
      <w:r>
        <w:rPr>
          <w:sz w:val="20"/>
          <w:szCs w:val="20"/>
        </w:rPr>
        <w:t>Noted.</w:t>
      </w:r>
    </w:p>
  </w:comment>
  <w:comment w:id="59" w:author="Waylon Bryson" w:date="2024-01-03T16:27:00Z" w:initials="WB">
    <w:p w14:paraId="2F334F08" w14:textId="74E4FAB3" w:rsidR="00B47210" w:rsidRDefault="00B47210">
      <w:pPr>
        <w:pStyle w:val="CommentText"/>
      </w:pPr>
      <w:r>
        <w:rPr>
          <w:rStyle w:val="CommentReference"/>
        </w:rPr>
        <w:annotationRef/>
      </w:r>
      <w:r>
        <w:t>Should t be subscripted?</w:t>
      </w:r>
    </w:p>
  </w:comment>
  <w:comment w:id="60" w:author="Arnav Sheth" w:date="2024-01-10T11:08:00Z" w:initials="AS">
    <w:p w14:paraId="679F5AB0" w14:textId="77777777" w:rsidR="007958A2" w:rsidRDefault="007958A2" w:rsidP="007958A2">
      <w:r>
        <w:rPr>
          <w:rStyle w:val="CommentReference"/>
        </w:rPr>
        <w:annotationRef/>
      </w:r>
      <w:r>
        <w:rPr>
          <w:sz w:val="20"/>
          <w:szCs w:val="20"/>
        </w:rPr>
        <w:t>Corrected.</w:t>
      </w:r>
    </w:p>
  </w:comment>
  <w:comment w:id="63" w:author="Waylon Bryson" w:date="2024-01-03T16:28:00Z" w:initials="WB">
    <w:p w14:paraId="08AA6D40" w14:textId="0B16418D" w:rsidR="005B4068" w:rsidRDefault="005B4068">
      <w:pPr>
        <w:pStyle w:val="CommentText"/>
      </w:pPr>
      <w:r>
        <w:rPr>
          <w:rStyle w:val="CommentReference"/>
        </w:rPr>
        <w:annotationRef/>
      </w:r>
      <w:r>
        <w:t>Is this an orphaned footnote?</w:t>
      </w:r>
    </w:p>
  </w:comment>
  <w:comment w:id="64" w:author="Arnav Sheth" w:date="2024-01-10T11:08:00Z" w:initials="AS">
    <w:p w14:paraId="2B00A5B0" w14:textId="77777777" w:rsidR="008F73A0" w:rsidRDefault="008F73A0" w:rsidP="008F73A0">
      <w:r>
        <w:rPr>
          <w:rStyle w:val="CommentReference"/>
        </w:rPr>
        <w:annotationRef/>
      </w:r>
      <w:r>
        <w:rPr>
          <w:sz w:val="20"/>
          <w:szCs w:val="20"/>
        </w:rPr>
        <w:t>Typo. Deleted.</w:t>
      </w:r>
    </w:p>
  </w:comment>
  <w:comment w:id="67" w:author="Waylon Bryson" w:date="2024-01-03T16:59:00Z" w:initials="WB">
    <w:p w14:paraId="37BA71A2" w14:textId="0280FD28" w:rsidR="00407D8F" w:rsidRPr="00B13580" w:rsidRDefault="00407D8F">
      <w:pPr>
        <w:pStyle w:val="CommentText"/>
        <w:rPr>
          <w:u w:val="single"/>
        </w:rPr>
      </w:pPr>
      <w:r>
        <w:rPr>
          <w:rStyle w:val="CommentReference"/>
        </w:rPr>
        <w:annotationRef/>
      </w:r>
      <w:r>
        <w:t xml:space="preserve">Is this heading accurate?  </w:t>
      </w:r>
      <w:r w:rsidR="00B13580">
        <w:t>Should it read something like A Brief Dig</w:t>
      </w:r>
      <w:r w:rsidR="00B13580" w:rsidRPr="00B13580">
        <w:t xml:space="preserve">ression </w:t>
      </w:r>
      <w:r w:rsidR="00B13580" w:rsidRPr="00B13580">
        <w:rPr>
          <w:i/>
          <w:iCs/>
        </w:rPr>
        <w:t xml:space="preserve">Regarding </w:t>
      </w:r>
      <w:r w:rsidR="00B13580" w:rsidRPr="00B13580">
        <w:t>the Choice of Prior Distributions?</w:t>
      </w:r>
    </w:p>
  </w:comment>
  <w:comment w:id="68" w:author="Arnav Sheth" w:date="2024-01-10T11:08:00Z" w:initials="AS">
    <w:p w14:paraId="34B597AD" w14:textId="77777777" w:rsidR="008F73A0" w:rsidRDefault="008F73A0" w:rsidP="008F73A0">
      <w:r>
        <w:rPr>
          <w:rStyle w:val="CommentReference"/>
        </w:rPr>
        <w:annotationRef/>
      </w:r>
      <w:r>
        <w:rPr>
          <w:sz w:val="20"/>
          <w:szCs w:val="20"/>
        </w:rPr>
        <w:t>Corrected. Thanks.</w:t>
      </w:r>
    </w:p>
  </w:comment>
  <w:comment w:id="70" w:author="Madeleine Dowling" w:date="2024-01-04T16:56:00Z" w:initials="MD">
    <w:p w14:paraId="6E2C56F4" w14:textId="4A5B7D5E" w:rsidR="00DB7F5A" w:rsidRDefault="00DB7F5A" w:rsidP="00DB7F5A">
      <w:pPr>
        <w:pStyle w:val="CommentText"/>
      </w:pPr>
      <w:r>
        <w:rPr>
          <w:rStyle w:val="CommentReference"/>
        </w:rPr>
        <w:annotationRef/>
      </w:r>
      <w:r>
        <w:t>?</w:t>
      </w:r>
    </w:p>
  </w:comment>
  <w:comment w:id="7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9F5E2" w15:done="0"/>
  <w15:commentEx w15:paraId="13A14B00" w15:paraIdParent="6799F5E2" w15:done="0"/>
  <w15:commentEx w15:paraId="15D365DC" w15:done="0"/>
  <w15:commentEx w15:paraId="7DBBD7DB" w15:paraIdParent="15D365DC" w15:done="0"/>
  <w15:commentEx w15:paraId="58D80589" w15:done="0"/>
  <w15:commentEx w15:paraId="7F23415F" w15:paraIdParent="58D80589" w15:done="0"/>
  <w15:commentEx w15:paraId="0D41F768" w15:done="0"/>
  <w15:commentEx w15:paraId="42E0C99B" w15:paraIdParent="0D41F768" w15:done="0"/>
  <w15:commentEx w15:paraId="552EA0E6" w15:done="0"/>
  <w15:commentEx w15:paraId="098D9B83" w15:paraIdParent="552EA0E6" w15:done="0"/>
  <w15:commentEx w15:paraId="7EBC8D36" w15:done="0"/>
  <w15:commentEx w15:paraId="2D6A47F8" w15:paraIdParent="7EBC8D36" w15:done="0"/>
  <w15:commentEx w15:paraId="2F334F08" w15:done="0"/>
  <w15:commentEx w15:paraId="679F5AB0" w15:paraIdParent="2F334F08" w15:done="0"/>
  <w15:commentEx w15:paraId="08AA6D40" w15:done="0"/>
  <w15:commentEx w15:paraId="2B00A5B0" w15:paraIdParent="08AA6D40" w15:done="0"/>
  <w15:commentEx w15:paraId="37BA71A2" w15:done="0"/>
  <w15:commentEx w15:paraId="34B597AD" w15:paraIdParent="37BA71A2" w15:done="0"/>
  <w15:commentEx w15:paraId="6E2C56F4" w15:done="0"/>
  <w15:commentEx w15:paraId="6A47E88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E0EAAB" w16cex:dateUtc="2024-01-04T21:44:00Z"/>
  <w16cex:commentExtensible w16cex:durableId="12E98DBB" w16cex:dateUtc="2024-01-10T15:59:00Z"/>
  <w16cex:commentExtensible w16cex:durableId="7A7B28D6" w16cex:dateUtc="2024-01-04T21:45:00Z"/>
  <w16cex:commentExtensible w16cex:durableId="47808A2F" w16cex:dateUtc="2024-01-10T15:59:00Z"/>
  <w16cex:commentExtensible w16cex:durableId="232BB7CC" w16cex:dateUtc="2024-01-04T21:49:00Z"/>
  <w16cex:commentExtensible w16cex:durableId="475274BE" w16cex:dateUtc="2024-01-10T15:59:00Z"/>
  <w16cex:commentExtensible w16cex:durableId="7B2F3A8D" w16cex:dateUtc="2024-01-04T21:50:00Z"/>
  <w16cex:commentExtensible w16cex:durableId="78AC8A74" w16cex:dateUtc="2024-01-10T16:00:00Z"/>
  <w16cex:commentExtensible w16cex:durableId="7161521F" w16cex:dateUtc="2024-01-04T21:53:00Z"/>
  <w16cex:commentExtensible w16cex:durableId="184E0EFA" w16cex:dateUtc="2024-01-10T16:04:00Z"/>
  <w16cex:commentExtensible w16cex:durableId="7CC8A83E" w16cex:dateUtc="2024-01-04T21:55:00Z"/>
  <w16cex:commentExtensible w16cex:durableId="4C52BF72" w16cex:dateUtc="2024-01-10T16:04:00Z"/>
  <w16cex:commentExtensible w16cex:durableId="50D9DE76" w16cex:dateUtc="2024-01-03T21:27:00Z"/>
  <w16cex:commentExtensible w16cex:durableId="43A81114" w16cex:dateUtc="2024-01-10T16:08:00Z"/>
  <w16cex:commentExtensible w16cex:durableId="0E9C716F" w16cex:dateUtc="2024-01-03T21:28:00Z"/>
  <w16cex:commentExtensible w16cex:durableId="31DDECAF" w16cex:dateUtc="2024-01-10T16:08:00Z"/>
  <w16cex:commentExtensible w16cex:durableId="7888D986" w16cex:dateUtc="2024-01-03T21:59:00Z"/>
  <w16cex:commentExtensible w16cex:durableId="3308DDC2" w16cex:dateUtc="2024-01-10T16:08:00Z"/>
  <w16cex:commentExtensible w16cex:durableId="5911B5A7" w16cex:dateUtc="2024-01-04T21:56:00Z"/>
  <w16cex:commentExtensible w16cex:durableId="04DE7A69" w16cex:dateUtc="2024-01-10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9F5E2" w16cid:durableId="30E0EAAB"/>
  <w16cid:commentId w16cid:paraId="13A14B00" w16cid:durableId="12E98DBB"/>
  <w16cid:commentId w16cid:paraId="15D365DC" w16cid:durableId="7A7B28D6"/>
  <w16cid:commentId w16cid:paraId="7DBBD7DB" w16cid:durableId="47808A2F"/>
  <w16cid:commentId w16cid:paraId="58D80589" w16cid:durableId="232BB7CC"/>
  <w16cid:commentId w16cid:paraId="7F23415F" w16cid:durableId="475274BE"/>
  <w16cid:commentId w16cid:paraId="0D41F768" w16cid:durableId="7B2F3A8D"/>
  <w16cid:commentId w16cid:paraId="42E0C99B" w16cid:durableId="78AC8A74"/>
  <w16cid:commentId w16cid:paraId="552EA0E6" w16cid:durableId="7161521F"/>
  <w16cid:commentId w16cid:paraId="098D9B83" w16cid:durableId="184E0EFA"/>
  <w16cid:commentId w16cid:paraId="7EBC8D36" w16cid:durableId="7CC8A83E"/>
  <w16cid:commentId w16cid:paraId="2D6A47F8" w16cid:durableId="4C52BF72"/>
  <w16cid:commentId w16cid:paraId="2F334F08" w16cid:durableId="50D9DE76"/>
  <w16cid:commentId w16cid:paraId="679F5AB0" w16cid:durableId="43A81114"/>
  <w16cid:commentId w16cid:paraId="08AA6D40" w16cid:durableId="0E9C716F"/>
  <w16cid:commentId w16cid:paraId="2B00A5B0" w16cid:durableId="31DDECAF"/>
  <w16cid:commentId w16cid:paraId="37BA71A2" w16cid:durableId="7888D986"/>
  <w16cid:commentId w16cid:paraId="34B597AD" w16cid:durableId="3308DDC2"/>
  <w16cid:commentId w16cid:paraId="6E2C56F4" w16cid:durableId="5911B5A7"/>
  <w16cid:commentId w16cid:paraId="6A47E88E" w16cid:durableId="04DE7A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C8EA1" w14:textId="77777777" w:rsidR="00F60F3C" w:rsidRDefault="00F60F3C" w:rsidP="00445E14">
      <w:r>
        <w:separator/>
      </w:r>
    </w:p>
  </w:endnote>
  <w:endnote w:type="continuationSeparator" w:id="0">
    <w:p w14:paraId="3D3F4628" w14:textId="77777777" w:rsidR="00F60F3C" w:rsidRDefault="00F60F3C" w:rsidP="00445E14">
      <w:r>
        <w:continuationSeparator/>
      </w:r>
    </w:p>
  </w:endnote>
  <w:endnote w:type="continuationNotice" w:id="1">
    <w:p w14:paraId="4203D758" w14:textId="77777777" w:rsidR="00F60F3C" w:rsidRDefault="00F60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6D7E9" w14:textId="77777777" w:rsidR="00F60F3C" w:rsidRDefault="00F60F3C" w:rsidP="00445E14">
      <w:r>
        <w:separator/>
      </w:r>
    </w:p>
  </w:footnote>
  <w:footnote w:type="continuationSeparator" w:id="0">
    <w:p w14:paraId="4CABFCCD" w14:textId="77777777" w:rsidR="00F60F3C" w:rsidRDefault="00F60F3C" w:rsidP="00445E14">
      <w:r>
        <w:continuationSeparator/>
      </w:r>
    </w:p>
  </w:footnote>
  <w:footnote w:type="continuationNotice" w:id="1">
    <w:p w14:paraId="2417B8EE" w14:textId="77777777" w:rsidR="00F60F3C" w:rsidRDefault="00F60F3C"/>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1B3C7909" w:rsidR="00DB0AD3" w:rsidRDefault="00DB0AD3" w:rsidP="00DB0AD3">
      <w:pPr>
        <w:pStyle w:val="FootnoteText"/>
      </w:pPr>
      <w:r>
        <w:rPr>
          <w:rStyle w:val="FootnoteReference"/>
        </w:rPr>
        <w:footnoteRef/>
      </w:r>
      <w:r>
        <w:t xml:space="preserve"> They </w:t>
      </w:r>
      <w:r w:rsidRPr="007D2C0F">
        <w:t xml:space="preserve">may not fully capture the complexities of </w:t>
      </w:r>
      <w:del w:id="52" w:author="Arnav Sheth" w:date="2024-01-10T11:06:00Z">
        <w:r w:rsidRPr="007D2C0F" w:rsidDel="007958A2">
          <w:delText>private equity</w:delText>
        </w:r>
      </w:del>
      <w:ins w:id="53" w:author="Arnav Sheth" w:date="2024-01-10T11:06:00Z">
        <w:r w:rsidR="007958A2">
          <w:t>PE</w:t>
        </w:r>
      </w:ins>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rson w15:author="Madeleine Dowling">
    <w15:presenceInfo w15:providerId="AD" w15:userId="S::madeleine.dowling@icapitalnetwork.com::2ee1fa40-c171-4e69-8a0f-0cfe42b6eb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7584B"/>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3999</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2</cp:revision>
  <dcterms:created xsi:type="dcterms:W3CDTF">2024-01-10T16:10:00Z</dcterms:created>
  <dcterms:modified xsi:type="dcterms:W3CDTF">2024-01-10T16:10:00Z</dcterms:modified>
</cp:coreProperties>
</file>