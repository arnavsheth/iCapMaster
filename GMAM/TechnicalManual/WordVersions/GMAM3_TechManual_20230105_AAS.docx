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An example of a fund’s returns as generated by GMAM 3.0. The fund was launched in 2019. GMAM 3.0 backcasted the returns to 2004 using hierarchical Bayesian techniques. These included joint estimation of de-smoothed returns and systematic factor exposures, among other model paramet</w:t>
            </w:r>
            <w:ins w:id="0" w:author="Waylon Bryson" w:date="2024-01-03T11:41:00Z">
              <w:r w:rsidR="00E1106B">
                <w:rPr>
                  <w:i/>
                  <w:iCs/>
                  <w:sz w:val="24"/>
                  <w:szCs w:val="24"/>
                </w:rPr>
                <w:t>e</w:t>
              </w:r>
            </w:ins>
            <w:ins w:id="1" w:author="Waylon Bryson" w:date="2024-01-03T11:42:00Z">
              <w:r w:rsidR="00E1106B">
                <w:rPr>
                  <w:i/>
                  <w:iCs/>
                  <w:sz w:val="24"/>
                  <w:szCs w:val="24"/>
                </w:rPr>
                <w:t>r</w:t>
              </w:r>
            </w:ins>
            <w:r w:rsidR="006D0D67" w:rsidRPr="006D0D67">
              <w:rPr>
                <w:i/>
                <w:iCs/>
                <w:sz w:val="24"/>
                <w:szCs w:val="24"/>
              </w:rPr>
              <w:t>s. The backcast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1F7863E4" w:rsidR="00041E26" w:rsidRDefault="00041E26" w:rsidP="006A6BDB">
      <w:pPr>
        <w:jc w:val="both"/>
      </w:pPr>
      <w:r w:rsidRPr="00041E26">
        <w:t>Alternative investments such as private equity, hedge funds, and structured products are being traded at all-time highs. For instance, Bain &amp; Company</w:t>
      </w:r>
      <w:r>
        <w:rPr>
          <w:rStyle w:val="FootnoteReference"/>
        </w:rPr>
        <w:footnoteReference w:id="2"/>
      </w:r>
      <w:r w:rsidRPr="00041E26">
        <w:t xml:space="preserve"> valued private equity (PE) buyout deals for 2022 at $654 billion globally. This was the second-highest valuation since </w:t>
      </w:r>
      <w:r w:rsidR="00C64523" w:rsidRPr="00041E26">
        <w:t>2008 and</w:t>
      </w:r>
      <w:r w:rsidRPr="00041E26">
        <w:t xml:space="preserve"> brought the total deal volume to $2.4 trillion</w:t>
      </w:r>
      <w:r>
        <w:rPr>
          <w:rStyle w:val="FootnoteReference"/>
        </w:rPr>
        <w:footnoteReference w:id="3"/>
      </w:r>
      <w:r w:rsidRPr="00041E26">
        <w:t>. Additionally, total private markets AUM reached $11.7 trillion as of June 2022. Structured products also grew to reach $1.5 trillion in new issuance</w:t>
      </w:r>
      <w:ins w:id="2" w:author="Waylon Bryson" w:date="2024-01-03T11:42:00Z">
        <w:r w:rsidR="00E1106B">
          <w:t>s</w:t>
        </w:r>
      </w:ins>
      <w:r w:rsidRPr="00041E26">
        <w:t xml:space="preserve"> in 2021, according to S&amp;P</w:t>
      </w:r>
      <w:ins w:id="3" w:author="Waylon Bryson" w:date="2024-01-03T11:42:00Z">
        <w:r w:rsidR="00E1106B">
          <w:t>,</w:t>
        </w:r>
      </w:ins>
      <w:r w:rsidRPr="00041E26">
        <w:t xml:space="preserve"> and Bloomberg states that structured products still outsize the total ETF market at $5.3tn</w:t>
      </w:r>
      <w:r w:rsidR="00A51E60">
        <w:rPr>
          <w:rStyle w:val="FootnoteReference"/>
        </w:rPr>
        <w:footnoteReference w:id="4"/>
      </w:r>
      <w:r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77777777"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One no longer needs to pass </w:t>
      </w:r>
      <w:r w:rsidR="002B4BA6">
        <w:t xml:space="preserve">previously stringent </w:t>
      </w:r>
      <w:r w:rsidR="00080123" w:rsidRPr="00080123">
        <w:t>income requirement</w:t>
      </w:r>
      <w:r w:rsidR="002B4BA6">
        <w:t>s</w:t>
      </w:r>
      <w:r w:rsidR="0055696A">
        <w:t xml:space="preserve"> to be able to avail of such investment opportunities</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42FEF0E0" w:rsidR="007537CD" w:rsidRDefault="007C6D3E" w:rsidP="006A6BDB">
      <w:pPr>
        <w:jc w:val="both"/>
      </w:pPr>
      <w:r w:rsidRPr="007C6D3E">
        <w:t xml:space="preserve">Optimal wealth allocation requires data on the risk, return, and covariance of asset classes. Un- fortunately, PE is largely exempt from public disclosure requirements. The issue is particularly </w:t>
      </w:r>
      <w:del w:id="4" w:author="Waylon Bryson" w:date="2024-01-03T11:45:00Z">
        <w:r w:rsidRPr="007C6D3E" w:rsidDel="00E1106B">
          <w:delText xml:space="preserve">pernicious </w:delText>
        </w:r>
      </w:del>
      <w:ins w:id="5" w:author="Waylon Bryson" w:date="2024-01-03T11:45:00Z">
        <w:r w:rsidR="00E1106B">
          <w:t>acute</w:t>
        </w:r>
        <w:r w:rsidR="00E1106B" w:rsidRPr="007C6D3E">
          <w:t xml:space="preserve"> </w:t>
        </w:r>
      </w:ins>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70A98CE" w:rsidR="004021A8" w:rsidRDefault="004021A8" w:rsidP="004021A8">
      <w:pPr>
        <w:jc w:val="both"/>
      </w:pPr>
      <w:r>
        <w:t xml:space="preserve">iCapital </w:t>
      </w:r>
      <w:del w:id="6" w:author="Waylon Bryson" w:date="2024-01-03T11:46:00Z">
        <w:r w:rsidDel="004021A8">
          <w:delText xml:space="preserve">solves </w:delText>
        </w:r>
      </w:del>
      <w:ins w:id="7" w:author="Waylon Bryson" w:date="2024-01-03T11:46:00Z">
        <w:r w:rsidR="00E1106B">
          <w:t xml:space="preserve">addresses </w:t>
        </w:r>
      </w:ins>
      <w:r>
        <w:t xml:space="preserve">this problem and other issues associated with returns on illiquid and alternative investments via our Generalized Multi-Asset Model version 3.0 (henceforth, GMAM 3). GMAM 3 is a returns-based model that uses hierarchical Bayesian modeling techniques to </w:t>
      </w:r>
      <w:del w:id="8" w:author="Waylon Bryson" w:date="2024-01-03T11:48:00Z">
        <w:r w:rsidDel="004021A8">
          <w:delText xml:space="preserve">generate </w:delText>
        </w:r>
      </w:del>
      <w:ins w:id="9" w:author="Waylon Bryson" w:date="2024-01-03T11:48:00Z">
        <w:r w:rsidR="00E1106B">
          <w:t xml:space="preserve">simulate </w:t>
        </w:r>
      </w:ins>
      <w:r>
        <w:t xml:space="preserve">the underlying economic returns </w:t>
      </w:r>
      <w:del w:id="10" w:author="Waylon Bryson" w:date="2024-01-03T11:47:00Z">
        <w:r w:rsidDel="004021A8">
          <w:delText xml:space="preserve">for any single </w:delText>
        </w:r>
      </w:del>
      <w:commentRangeStart w:id="11"/>
      <w:r>
        <w:t>fund</w:t>
      </w:r>
      <w:ins w:id="12" w:author="Waylon Bryson" w:date="2024-01-03T11:47:00Z">
        <w:r w:rsidR="00E1106B">
          <w:t>s</w:t>
        </w:r>
      </w:ins>
      <w:r>
        <w:t xml:space="preserve"> </w:t>
      </w:r>
      <w:commentRangeEnd w:id="11"/>
      <w:r>
        <w:rPr>
          <w:rStyle w:val="CommentReference"/>
        </w:rPr>
        <w:commentReference w:id="11"/>
      </w:r>
      <w:del w:id="13" w:author="Waylon Bryson" w:date="2024-01-03T11:47:00Z">
        <w:r w:rsidDel="004021A8">
          <w:delText xml:space="preserve">that trades </w:delText>
        </w:r>
      </w:del>
      <w:r>
        <w:t xml:space="preserve">on iCapital’s </w:t>
      </w:r>
      <w:del w:id="14" w:author="Waylon Bryson" w:date="2024-01-03T11:47:00Z">
        <w:r w:rsidDel="004021A8">
          <w:delText>marketplace</w:delText>
        </w:r>
      </w:del>
      <w:ins w:id="15" w:author="Waylon Bryson" w:date="2024-01-03T11:47:00Z">
        <w:r w:rsidR="00E1106B">
          <w:t>Marketplace</w:t>
        </w:r>
      </w:ins>
      <w:r>
        <w:t>. The model helps educate investors on fund suitability based on their 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77777777" w:rsidR="00445E14" w:rsidRDefault="004B40B3" w:rsidP="006A6BDB">
      <w:pPr>
        <w:jc w:val="both"/>
      </w:pPr>
      <w:r w:rsidRPr="004B40B3">
        <w:t>Bayesian techniques offer a more robust and flexible approach to capture the complex dynamics of private equity 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1DF0647F"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51DBB207" w:rsidR="00444214" w:rsidRDefault="00F23E84" w:rsidP="006A6BDB">
      <w:pPr>
        <w:jc w:val="both"/>
      </w:pPr>
      <w:r w:rsidRPr="00F23E84">
        <w:t xml:space="preserve">It is well-known in the academic finance literature that for private equity (henceforth, PE) </w:t>
      </w:r>
      <w:r w:rsidR="00DB0AD3">
        <w:t xml:space="preserve">and other alternative investments (henceforth, alts) </w:t>
      </w:r>
      <w:r w:rsidRPr="00F23E84">
        <w:t>there is a dearth of performance metrics based on actual transactions (Kaplan and Schoar [2005]). The available time series data often relies on non-market valuations or multiyear internal rates of return (IRR), often segmented by the vintage years of the funds. For investors seeking to optimally allocate their wealth across public securities and private equity, the lack of data is a significant barrier. Even 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6F2E93D6" w:rsidR="00521A0C" w:rsidRDefault="00DB0AD3">
      <w:pPr>
        <w:pPrChange w:id="16" w:author="Waylon Bryson" w:date="2024-01-03T13:40:00Z">
          <w:pPr>
            <w:jc w:val="both"/>
          </w:pPr>
        </w:pPrChange>
      </w:pPr>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del w:id="17" w:author="Waylon Bryson" w:date="2024-01-03T11:54:00Z">
        <w:r w:rsidRPr="00DB0AD3" w:rsidDel="00C770D1">
          <w:delText>and longer</w:delText>
        </w:r>
      </w:del>
      <w:ins w:id="18" w:author="Waylon Bryson" w:date="2024-01-03T11:54:00Z">
        <w:r w:rsidR="00C770D1">
          <w:t>with long</w:t>
        </w:r>
      </w:ins>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(Phalippou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FE1917"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w:t>
      </w:r>
      <w:bookmarkStart w:id="19" w:name="_Int_qrCXKHyJ"/>
      <w:r w:rsidRPr="00DB0AD3">
        <w:t>For instance, this method of calculation accounts for contributions and distributions, as well as their timing, in representing the total return on a single investment.</w:t>
      </w:r>
      <w:bookmarkEnd w:id="19"/>
      <w:r w:rsidRPr="00DB0AD3">
        <w:t xml:space="preserve"> Also, they allow for a more standardized comparison of performance across different investment vehicles and asset classes. </w:t>
      </w:r>
      <w:bookmarkStart w:id="20" w:name="_Int_s8Il5qQv"/>
      <w:r w:rsidRPr="00DB0AD3">
        <w:t>The standardization</w:t>
      </w:r>
      <w:bookmarkEnd w:id="20"/>
      <w:r w:rsidRPr="00DB0AD3">
        <w:t xml:space="preserve">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FE1917"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36E03920" w:rsidR="00F03AB1" w:rsidRPr="00B5034A" w:rsidRDefault="00FE1917" w:rsidP="1863EC9B">
      <w:pPr>
        <w:pStyle w:val="ListParagraph"/>
        <w:numPr>
          <w:ilvl w:val="0"/>
          <w:numId w:val="6"/>
        </w:num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sidRPr="1863EC9B">
        <w:rPr>
          <w:rFonts w:eastAsiaTheme="minorEastAsia"/>
        </w:rPr>
        <w:t xml:space="preserve"> </w:t>
      </w:r>
      <w:r w:rsidR="00BB5321" w:rsidRPr="1863EC9B">
        <w:rPr>
          <w:rFonts w:eastAsiaTheme="minorEastAsia"/>
        </w:rPr>
        <w:t xml:space="preserve">is NOT the final return provided to </w:t>
      </w:r>
      <w:del w:id="21" w:author="Waylon Bryson" w:date="2024-01-03T16:27:00Z">
        <w:r w:rsidR="00031B55" w:rsidRPr="1863EC9B" w:rsidDel="00BB5321">
          <w:rPr>
            <w:rFonts w:eastAsiaTheme="minorEastAsia"/>
          </w:rPr>
          <w:delText xml:space="preserve">reported to </w:delText>
        </w:r>
      </w:del>
      <w:r w:rsidR="00BB5321" w:rsidRPr="1863EC9B">
        <w:rPr>
          <w:rFonts w:eastAsiaTheme="minorEastAsia"/>
        </w:rPr>
        <w:t>the investor. Alternative investment re</w:t>
      </w:r>
      <w:del w:id="22" w:author="Waylon Bryson" w:date="2024-01-03T16:27:00Z">
        <w:r w:rsidR="00031B55" w:rsidRPr="1863EC9B" w:rsidDel="00BB5321">
          <w:rPr>
            <w:rFonts w:eastAsiaTheme="minorEastAsia"/>
          </w:rPr>
          <w:delText xml:space="preserve">- </w:delText>
        </w:r>
      </w:del>
      <w:r w:rsidR="00BB5321" w:rsidRPr="1863EC9B">
        <w:rPr>
          <w:rFonts w:eastAsiaTheme="minorEastAsia"/>
        </w:rPr>
        <w:t>ported returns often serially correlated and lagged. The quantity</w:t>
      </w:r>
      <w:ins w:id="23" w:author="Arnav Sheth" w:date="2024-01-05T14:45:00Z">
        <w:r w:rsidR="5D994A4B" w:rsidRPr="1863EC9B">
          <w:rPr>
            <w:rFonts w:eastAsiaTheme="minorEastAsia"/>
          </w:rPr>
          <w:t xml:space="preserve"> </w:t>
        </w:r>
      </w:ins>
      <m:oMath>
        <m:sSub>
          <m:sSubPr>
            <m:ctrlPr>
              <w:rPr>
                <w:rFonts w:ascii="Cambria Math" w:hAnsi="Cambria Math"/>
              </w:rPr>
            </m:ctrlPr>
          </m:sSubPr>
          <m:e>
            <m:r>
              <w:rPr>
                <w:rFonts w:ascii="Cambria Math" w:hAnsi="Cambria Math"/>
              </w:rPr>
              <m:t>x</m:t>
            </m:r>
          </m:e>
          <m:sub>
            <m:r>
              <w:rPr>
                <w:rFonts w:ascii="Cambria Math" w:hAnsi="Cambria Math"/>
              </w:rPr>
              <m:t>t</m:t>
            </m:r>
          </m:sub>
        </m:sSub>
      </m:oMath>
      <w:r w:rsidR="00BB5321" w:rsidRPr="1863EC9B">
        <w:rPr>
          <w:rFonts w:eastAsiaTheme="minorEastAsia"/>
        </w:rPr>
        <w:t xml:space="preserve"> </w:t>
      </w:r>
      <w:commentRangeStart w:id="24"/>
      <w:commentRangeStart w:id="25"/>
      <w:del w:id="26" w:author="Arnav Sheth" w:date="2024-01-05T14:46:00Z">
        <w:r w:rsidR="00031B55" w:rsidRPr="1863EC9B" w:rsidDel="00BB5321">
          <w:rPr>
            <w:rFonts w:eastAsiaTheme="minorEastAsia"/>
          </w:rPr>
          <w:delText>xt</w:delText>
        </w:r>
      </w:del>
      <w:commentRangeEnd w:id="24"/>
      <w:r w:rsidR="00B47210">
        <w:rPr>
          <w:rStyle w:val="CommentReference"/>
        </w:rPr>
        <w:commentReference w:id="24"/>
      </w:r>
      <w:commentRangeEnd w:id="25"/>
      <w:r w:rsidR="00031B55">
        <w:rPr>
          <w:rStyle w:val="CommentReference"/>
        </w:rPr>
        <w:commentReference w:id="25"/>
      </w:r>
      <w:r w:rsidR="00BB5321" w:rsidRPr="1863EC9B">
        <w:rPr>
          <w:rFonts w:eastAsiaTheme="minorEastAsia"/>
        </w:rPr>
        <w:t xml:space="preserve"> represents the unobservable true economic returns of the fund. The model simultaneously estimates these returns as part of the estimation procedure. To mimic the underlying characteristics of the reported returns to a greater degree</w:t>
      </w:r>
      <w:commentRangeStart w:id="27"/>
      <w:commentRangeStart w:id="28"/>
      <w:del w:id="29" w:author="Arnav Sheth" w:date="2024-01-05T14:46:00Z">
        <w:r w:rsidR="00031B55" w:rsidRPr="1863EC9B" w:rsidDel="00BB5321">
          <w:rPr>
            <w:rFonts w:eastAsiaTheme="minorEastAsia"/>
          </w:rPr>
          <w:delText>5</w:delText>
        </w:r>
      </w:del>
      <w:commentRangeEnd w:id="27"/>
      <w:r w:rsidR="005B4068">
        <w:rPr>
          <w:rStyle w:val="CommentReference"/>
        </w:rPr>
        <w:commentReference w:id="27"/>
      </w:r>
      <w:commentRangeEnd w:id="28"/>
      <w:r w:rsidR="00031B55">
        <w:rPr>
          <w:rStyle w:val="CommentReference"/>
        </w:rPr>
        <w:commentReference w:id="28"/>
      </w:r>
      <w:r w:rsidR="00BB5321" w:rsidRPr="1863EC9B">
        <w:rPr>
          <w:rFonts w:eastAsiaTheme="minorEastAsia"/>
        </w:rPr>
        <w:t xml:space="preserve">, we model the data generating process as re-smoothing of the economic returns before they are reported to investors. Section 2.1 below discusses the economic rationale and mathematical process in greater detail. </w:t>
      </w:r>
      <w:r w:rsidR="007E067B" w:rsidRPr="1863EC9B">
        <w:rPr>
          <w:rFonts w:eastAsiaTheme="minorEastAsia"/>
        </w:rPr>
        <w:t xml:space="preserve">The Appendix has </w:t>
      </w:r>
      <w:r w:rsidR="00BB5321" w:rsidRPr="1863EC9B">
        <w:rPr>
          <w:rFonts w:eastAsiaTheme="minorEastAsia"/>
        </w:rPr>
        <w:t xml:space="preserve">additional </w:t>
      </w:r>
      <w:r w:rsidR="007E067B" w:rsidRPr="1863EC9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FE1917"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FE1917"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205121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12">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(see, for example, Getmansky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14EC75DF"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Pr="1863EC9B">
        <w:rPr>
          <w:rFonts w:eastAsiaTheme="minorEastAsia"/>
        </w:rPr>
        <w:t xml:space="preserve">, </w:t>
      </w:r>
      <w:ins w:id="30" w:author="Arnav Sheth" w:date="2024-01-05T14:46:00Z">
        <w:r w:rsidR="56CE9FF9" w:rsidRPr="1863EC9B">
          <w:rPr>
            <w:rFonts w:eastAsiaTheme="minorEastAsia"/>
          </w:rPr>
          <w:t xml:space="preserve"> </w:t>
        </w:r>
      </w:ins>
      <w:r w:rsidRPr="1863EC9B">
        <w:rPr>
          <w:rFonts w:eastAsiaTheme="minorEastAsia"/>
        </w:rPr>
        <w:t xml:space="preserve">henceforth just </w:t>
      </w:r>
      <m:oMath>
        <m:r>
          <w:rPr>
            <w:rFonts w:ascii="Cambria Math" w:eastAsiaTheme="minorEastAsia" w:hAnsi="Cambria Math"/>
          </w:rPr>
          <m:t>x</m:t>
        </m:r>
      </m:oMath>
      <w:r w:rsidRPr="1863EC9B">
        <w:rPr>
          <w:rFonts w:eastAsiaTheme="minorEastAsia"/>
        </w:rPr>
        <w:t xml:space="preserve"> </w:t>
      </w:r>
      <w:ins w:id="31" w:author="Arnav Sheth" w:date="2024-01-05T14:46:00Z">
        <w:r w:rsidR="40790CCD" w:rsidRPr="1863EC9B">
          <w:rPr>
            <w:rFonts w:eastAsiaTheme="minorEastAsia"/>
          </w:rPr>
          <w:t xml:space="preserve"> </w:t>
        </w:r>
      </w:ins>
      <w:r w:rsidRPr="1863EC9B">
        <w:rPr>
          <w:rFonts w:eastAsiaTheme="minorEastAsia"/>
        </w:rPr>
        <w:t>for notational simplicity</w:t>
      </w:r>
      <w:r w:rsidR="000D43EE" w:rsidRPr="1863EC9B">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appropriately compare their investments in PE 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5B104129" w:rsidR="005A3D55" w:rsidRDefault="002925E4" w:rsidP="1863EC9B">
      <w:pPr>
        <w:jc w:val="both"/>
        <w:rPr>
          <w:rFonts w:eastAsiaTheme="minorEastAsia"/>
        </w:rPr>
      </w:pPr>
      <w:r>
        <w:t>w</w:t>
      </w:r>
      <w:r w:rsidR="00317DD7">
        <w:t xml:space="preserve">here </w:t>
      </w:r>
      <m:oMath>
        <m:r>
          <w:rPr>
            <w:rFonts w:ascii="Cambria Math" w:hAnsi="Cambria Math"/>
          </w:rPr>
          <m:t>y</m:t>
        </m:r>
      </m:oMath>
      <w:r w:rsidR="00317DD7" w:rsidRPr="1863EC9B">
        <w:rPr>
          <w:rFonts w:eastAsiaTheme="minorEastAsia"/>
        </w:rPr>
        <w:t xml:space="preserve"> </w:t>
      </w:r>
      <w:r w:rsidR="005A3D55" w:rsidRPr="1863EC9B">
        <w:rPr>
          <w:rFonts w:eastAsiaTheme="minorEastAsia"/>
        </w:rPr>
        <w:t>is a vector of</w:t>
      </w:r>
      <w:r w:rsidR="00317DD7" w:rsidRPr="1863EC9B">
        <w:rPr>
          <w:rFonts w:eastAsiaTheme="minorEastAsia"/>
        </w:rPr>
        <w:t xml:space="preserve"> the reported returns</w:t>
      </w:r>
      <w:r w:rsidR="005A3D55" w:rsidRPr="1863EC9B">
        <w:rPr>
          <w:rFonts w:eastAsiaTheme="minorEastAsia"/>
        </w:rPr>
        <w:t>;</w:t>
      </w:r>
      <w:r w:rsidR="000467EC" w:rsidRPr="1863EC9B">
        <w:rPr>
          <w:rFonts w:eastAsiaTheme="minorEastAsia"/>
        </w:rPr>
        <w:t xml:space="preserve"> </w:t>
      </w:r>
      <m:oMath>
        <m:r>
          <m:rPr>
            <m:sty m:val="p"/>
          </m:rPr>
          <w:rPr>
            <w:rFonts w:ascii="Cambria Math" w:eastAsiaTheme="minorEastAsia" w:hAnsi="Cambria Math"/>
          </w:rPr>
          <m:t>Φ</m:t>
        </m:r>
      </m:oMath>
      <w:r w:rsidR="000467EC" w:rsidRPr="1863EC9B">
        <w:rPr>
          <w:rFonts w:eastAsiaTheme="minorEastAsia"/>
        </w:rPr>
        <w:t xml:space="preserve"> is a matrix consisting of smoothing coefficients, </w:t>
      </w:r>
      <m:oMath>
        <m:r>
          <w:rPr>
            <w:rFonts w:ascii="Cambria Math" w:eastAsiaTheme="minorEastAsia" w:hAnsi="Cambria Math"/>
          </w:rPr>
          <m:t>ϕ</m:t>
        </m:r>
      </m:oMath>
      <w:r w:rsidR="000467EC" w:rsidRPr="1863EC9B">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sidRPr="1863EC9B">
        <w:rPr>
          <w:rFonts w:eastAsiaTheme="minorEastAsia"/>
        </w:rPr>
        <w:t xml:space="preserve"> (defined </w:t>
      </w:r>
      <w:r w:rsidR="00084851" w:rsidRPr="1863EC9B">
        <w:rPr>
          <w:rFonts w:eastAsiaTheme="minorEastAsia"/>
        </w:rPr>
        <w:t xml:space="preserve">in more detail </w:t>
      </w:r>
      <w:r w:rsidR="005A3D55" w:rsidRPr="1863EC9B">
        <w:rPr>
          <w:rFonts w:eastAsiaTheme="minorEastAsia"/>
        </w:rPr>
        <w:t xml:space="preserve">below); and </w:t>
      </w:r>
      <m:oMath>
        <m:r>
          <m:rPr>
            <m:sty m:val="b"/>
          </m:rPr>
          <w:rPr>
            <w:rFonts w:ascii="Cambria Math" w:eastAsiaTheme="minorEastAsia" w:hAnsi="Cambria Math"/>
          </w:rPr>
          <m:t>x</m:t>
        </m:r>
      </m:oMath>
      <w:r w:rsidR="005A3D55" w:rsidRPr="1863EC9B">
        <w:rPr>
          <w:rFonts w:eastAsiaTheme="minorEastAsia"/>
          <w:b/>
          <w:bCs/>
        </w:rPr>
        <w:t xml:space="preserve"> </w:t>
      </w:r>
      <w:r w:rsidR="005A3D55" w:rsidRPr="1863EC9B">
        <w:rPr>
          <w:rFonts w:eastAsiaTheme="minorEastAsia"/>
        </w:rPr>
        <w:t xml:space="preserve">is a vector of </w:t>
      </w:r>
      <m:oMath>
        <m:r>
          <w:rPr>
            <w:rFonts w:ascii="Cambria Math" w:eastAsiaTheme="minorEastAsia" w:hAnsi="Cambria Math"/>
          </w:rPr>
          <m:t>x</m:t>
        </m:r>
      </m:oMath>
      <w:r w:rsidR="005A3D55" w:rsidRPr="1863EC9B">
        <w:rPr>
          <w:rFonts w:eastAsiaTheme="minorEastAsia"/>
        </w:rPr>
        <w:t xml:space="preserve"> values</w:t>
      </w:r>
      <w:r w:rsidR="008D531B" w:rsidRPr="1863EC9B">
        <w:rPr>
          <w:rFonts w:eastAsiaTheme="minorEastAsia"/>
        </w:rPr>
        <w:t>.</w:t>
      </w:r>
      <w:r w:rsidR="00627403" w:rsidRPr="1863EC9B">
        <w:rPr>
          <w:rFonts w:eastAsiaTheme="minorEastAsia"/>
        </w:rPr>
        <w:t xml:space="preserve"> </w:t>
      </w:r>
      <w:r w:rsidR="00084851" w:rsidRPr="1863EC9B">
        <w:rPr>
          <w:rFonts w:eastAsiaTheme="minorEastAsia"/>
        </w:rPr>
        <w:t>W</w:t>
      </w:r>
      <w:r w:rsidR="005A3D55" w:rsidRPr="1863EC9B">
        <w:rPr>
          <w:rFonts w:eastAsiaTheme="minorEastAsia"/>
        </w:rPr>
        <w:t xml:space="preserve">hen both </w:t>
      </w:r>
      <m:oMath>
        <m:r>
          <m:rPr>
            <m:sty m:val="b"/>
          </m:rPr>
          <w:rPr>
            <w:rFonts w:ascii="Cambria Math" w:eastAsiaTheme="minorEastAsia" w:hAnsi="Cambria Math"/>
          </w:rPr>
          <m:t>x</m:t>
        </m:r>
      </m:oMath>
      <w:r w:rsidR="005A3D55" w:rsidRPr="1863EC9B">
        <w:rPr>
          <w:rFonts w:eastAsiaTheme="minorEastAsia"/>
          <w:b/>
          <w:bCs/>
          <w:i/>
          <w:iCs/>
        </w:rPr>
        <w:t xml:space="preserve"> </w:t>
      </w:r>
      <m:oMath>
        <m:r>
          <w:rPr>
            <w:rFonts w:ascii="Cambria Math" w:eastAsiaTheme="minorEastAsia" w:hAnsi="Cambria Math"/>
          </w:rPr>
          <m:t>y</m:t>
        </m:r>
      </m:oMath>
      <w:r w:rsidRPr="1863EC9B">
        <w:t>￼</w:t>
      </w:r>
      <w:r w:rsidR="005A3D55" w:rsidRPr="1863EC9B">
        <w:rPr>
          <w:rFonts w:eastAsiaTheme="minorEastAsia"/>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6231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13"/>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FE1917"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FE1917"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This restriction is similar to Getmansky</w:t>
      </w:r>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797D3AA" w:rsidR="00084851" w:rsidRDefault="00084851" w:rsidP="00E166DD">
      <w:pPr>
        <w:pStyle w:val="Heading2"/>
      </w:pPr>
      <w:commentRangeStart w:id="32"/>
      <w:commentRangeStart w:id="33"/>
      <w:r>
        <w:t xml:space="preserve">A Brief Digression </w:t>
      </w:r>
      <w:ins w:id="34" w:author="Arnav Sheth" w:date="2024-01-05T14:49:00Z">
        <w:r w:rsidR="186C869B">
          <w:t xml:space="preserve">Regarding </w:t>
        </w:r>
      </w:ins>
      <w:r>
        <w:t>the Choice of Prior Distributions</w:t>
      </w:r>
      <w:commentRangeEnd w:id="32"/>
      <w:r>
        <w:rPr>
          <w:rStyle w:val="CommentReference"/>
        </w:rPr>
        <w:commentReference w:id="32"/>
      </w:r>
      <w:commentRangeEnd w:id="33"/>
      <w:r>
        <w:rPr>
          <w:rStyle w:val="CommentReference"/>
        </w:rPr>
        <w:commentReference w:id="33"/>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drawing>
                <wp:inline distT="0" distB="0" distL="0" distR="0" wp14:anchorId="6CEA5729" wp14:editId="3D6BD9B7">
                  <wp:extent cx="5802983" cy="2988908"/>
                  <wp:effectExtent l="0" t="0" r="1270" b="0"/>
                  <wp:docPr id="1377704026" name="Picture 1377704026"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(Piironen and Vehtari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(say).</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4F1038">
        <w:tc>
          <w:tcPr>
            <w:tcW w:w="9350" w:type="dxa"/>
          </w:tcPr>
          <w:p w14:paraId="5A66F5ED" w14:textId="77777777" w:rsidR="00DB704B" w:rsidRPr="000971A4" w:rsidRDefault="00DB704B" w:rsidP="004F1038">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105130407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4F1038">
        <w:tc>
          <w:tcPr>
            <w:tcW w:w="9350" w:type="dxa"/>
          </w:tcPr>
          <w:p w14:paraId="71876E86" w14:textId="77777777" w:rsidR="00DB704B" w:rsidRPr="000971A4" w:rsidRDefault="00DB704B" w:rsidP="004F1038">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C216398" w:rsidR="00DB4324" w:rsidRDefault="00DB4324" w:rsidP="1863EC9B">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sidRPr="1863EC9B">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sidRPr="1863EC9B">
        <w:rPr>
          <w:rFonts w:eastAsiaTheme="minorEastAsia"/>
        </w:rPr>
        <w:t xml:space="preserve"> is its </w:t>
      </w:r>
      <m:oMath>
        <m:r>
          <w:rPr>
            <w:rFonts w:ascii="Cambria Math" w:eastAsiaTheme="minorEastAsia" w:hAnsi="Cambria Math"/>
          </w:rPr>
          <m:t>p×p</m:t>
        </m:r>
      </m:oMath>
      <w:r w:rsidRPr="1863EC9B">
        <w:rPr>
          <w:rFonts w:eastAsiaTheme="minorEastAsia"/>
        </w:rPr>
        <w:t xml:space="preserve"> hypervariance matrix. The prior </w:t>
      </w:r>
      <m:oMath>
        <m:r>
          <w:rPr>
            <w:rFonts w:ascii="Cambria Math" w:eastAsiaTheme="minorEastAsia" w:hAnsi="Cambria Math"/>
          </w:rPr>
          <m:t>π</m:t>
        </m:r>
      </m:oMath>
      <w:r w:rsidRPr="1863EC9B">
        <w:rPr>
          <w:rFonts w:eastAsiaTheme="minorEastAsia"/>
        </w:rPr>
        <w:t xml:space="preserve"> for the hypervariance </w:t>
      </w:r>
      <m:oMath>
        <m:r>
          <w:rPr>
            <w:rFonts w:ascii="Cambria Math" w:eastAsiaTheme="minorEastAsia" w:hAnsi="Cambria Math"/>
          </w:rPr>
          <m:t>γ</m:t>
        </m:r>
      </m:oMath>
      <w:r w:rsidRPr="1863EC9B">
        <w:rPr>
          <w:rFonts w:eastAsiaTheme="minorEastAsia"/>
        </w:rPr>
        <w:t xml:space="preserve"> plays a critical role in how effective the technique is for variable selection. A successful and </w:t>
      </w:r>
      <w:del w:id="35" w:author="Arnav Sheth" w:date="2024-01-05T14:50:00Z">
        <w:r w:rsidRPr="1863EC9B" w:rsidDel="00DB4324">
          <w:rPr>
            <w:rFonts w:eastAsiaTheme="minorEastAsia"/>
          </w:rPr>
          <w:delText>populat</w:delText>
        </w:r>
      </w:del>
      <w:ins w:id="36" w:author="Arnav Sheth" w:date="2024-01-05T14:50:00Z">
        <w:r w:rsidR="4CCC02D9" w:rsidRPr="1863EC9B">
          <w:rPr>
            <w:rFonts w:eastAsiaTheme="minorEastAsia"/>
          </w:rPr>
          <w:t>popular</w:t>
        </w:r>
      </w:ins>
      <w:r w:rsidRPr="1863EC9B">
        <w:rPr>
          <w:rFonts w:eastAsiaTheme="minorEastAsia"/>
        </w:rPr>
        <w:t xml:space="preserve"> choice of </w:t>
      </w:r>
      <m:oMath>
        <m:r>
          <w:rPr>
            <w:rFonts w:ascii="Cambria Math" w:eastAsiaTheme="minorEastAsia" w:hAnsi="Cambria Math"/>
          </w:rPr>
          <m:t>π</m:t>
        </m:r>
      </m:oMath>
      <w:r w:rsidRPr="1863EC9B">
        <w:rPr>
          <w:rFonts w:eastAsiaTheme="minorEastAsia"/>
        </w:rPr>
        <w:t xml:space="preserve"> are priors that make use of the mixture distributions involving a spike near zero. In 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1863EC9B">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FE1917"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4F1038">
        <w:tc>
          <w:tcPr>
            <w:tcW w:w="9350" w:type="dxa"/>
            <w:vAlign w:val="center"/>
          </w:tcPr>
          <w:p w14:paraId="6550E12B" w14:textId="77777777" w:rsidR="00DB704B" w:rsidRDefault="00DB704B" w:rsidP="004F1038">
            <w:pPr>
              <w:jc w:val="center"/>
              <w:rPr>
                <w:rFonts w:eastAsiaTheme="minorEastAsia"/>
              </w:rPr>
            </w:pPr>
            <w:r>
              <w:rPr>
                <w:rFonts w:eastAsiaTheme="minorEastAsia"/>
                <w:noProof/>
              </w:rPr>
              <w:drawing>
                <wp:inline distT="0" distB="0" distL="0" distR="0" wp14:anchorId="1BD97DC3" wp14:editId="2E131432">
                  <wp:extent cx="5789225" cy="2981822"/>
                  <wp:effectExtent l="0" t="0" r="2540" b="3175"/>
                  <wp:docPr id="771142429" name="Picture 771142429"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4F1038">
        <w:tc>
          <w:tcPr>
            <w:tcW w:w="9350" w:type="dxa"/>
          </w:tcPr>
          <w:p w14:paraId="73D9FAC1" w14:textId="77777777" w:rsidR="00DB704B" w:rsidRPr="00670982" w:rsidRDefault="00DB704B" w:rsidP="004F1038">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EC0BE9D" w14:textId="3E6F3151"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4C645B12" w14:textId="7AE0789F" w:rsidR="000B09BE" w:rsidRDefault="00670982" w:rsidP="00670982">
      <w:pPr>
        <w:jc w:val="both"/>
        <w:rPr>
          <w:rFonts w:eastAsiaTheme="minorEastAsia"/>
        </w:rPr>
      </w:pPr>
      <w:r w:rsidRPr="00670982">
        <w:rPr>
          <w:rFonts w:eastAsiaTheme="minorEastAsia"/>
        </w:rPr>
        <w:t>We use a hierarchical Bayesian model to generate fund returns when data is sparse and noisy. The data generation process includes de-smoothed returns, generated using a spike and slab regression,</w:t>
      </w:r>
      <w:r>
        <w:rPr>
          <w:rFonts w:eastAsiaTheme="minorEastAsia"/>
        </w:rPr>
        <w:t xml:space="preserve"> </w:t>
      </w:r>
      <w:r w:rsidRPr="00670982">
        <w:rPr>
          <w:rFonts w:eastAsiaTheme="minorEastAsia"/>
        </w:rPr>
        <w:t>and re-smoothed returns used to mimic reported returns. Our technique provides a systematic and rigorous way by which fund performance can be quantified.</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Edward I. George and Robert E. McCulloch. Variable selection via gibbs sampling. Journal of the American Statistical Association, 88(423):881–889, 1993.</w:t>
      </w:r>
    </w:p>
    <w:p w14:paraId="20F5F55F" w14:textId="3CD5AE69" w:rsidR="00670982" w:rsidRDefault="00670982" w:rsidP="00670982">
      <w:pPr>
        <w:pStyle w:val="ListParagraph"/>
        <w:numPr>
          <w:ilvl w:val="0"/>
          <w:numId w:val="19"/>
        </w:numPr>
      </w:pPr>
      <w:r>
        <w:t>Mila Getmansky,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Hemant Ishwaran and J. Sunil Rao. Spike and slab variable selection: frequentist and bayesian strategies. The Annals of Statistics, 33(2):730–733, 2005.</w:t>
      </w:r>
    </w:p>
    <w:p w14:paraId="39C3B9EC" w14:textId="7BEDB37D" w:rsidR="00670982" w:rsidRDefault="00670982" w:rsidP="00670982">
      <w:pPr>
        <w:pStyle w:val="ListParagraph"/>
        <w:numPr>
          <w:ilvl w:val="0"/>
          <w:numId w:val="19"/>
        </w:numPr>
      </w:pPr>
      <w:r>
        <w:t>Steven N Kaplan and Antoinette Schoar.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r>
        <w:t>Ludovic Phalippou. The hazards of using irr to measure performance: The case of private</w:t>
      </w:r>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Juho Piironen and Aki Vehtari. Comparison of bayesian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4F1038">
        <w:trPr>
          <w:trHeight w:val="300"/>
        </w:trPr>
        <w:tc>
          <w:tcPr>
            <w:tcW w:w="4680" w:type="dxa"/>
          </w:tcPr>
          <w:p w14:paraId="17DCF570" w14:textId="77777777" w:rsidR="001E584A" w:rsidRPr="001E584A" w:rsidRDefault="001E584A" w:rsidP="004F1038">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4F1038">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4F1038">
        <w:trPr>
          <w:trHeight w:val="300"/>
        </w:trPr>
        <w:tc>
          <w:tcPr>
            <w:tcW w:w="4680" w:type="dxa"/>
          </w:tcPr>
          <w:p w14:paraId="00C4A895"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4F1038">
        <w:trPr>
          <w:trHeight w:val="300"/>
        </w:trPr>
        <w:tc>
          <w:tcPr>
            <w:tcW w:w="4680" w:type="dxa"/>
          </w:tcPr>
          <w:p w14:paraId="1CC08CCD"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4F1038">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Barclays Form 13 Filing;</w:t>
            </w:r>
          </w:p>
          <w:p w14:paraId="2EE1AF57"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4F1038">
        <w:trPr>
          <w:trHeight w:val="300"/>
        </w:trPr>
        <w:tc>
          <w:tcPr>
            <w:tcW w:w="4680" w:type="dxa"/>
          </w:tcPr>
          <w:p w14:paraId="480A5731"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4F1038">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Middle East Crude Oil;</w:t>
            </w:r>
          </w:p>
          <w:p w14:paraId="77B7181B"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WTI Crude Oil;</w:t>
            </w:r>
          </w:p>
          <w:p w14:paraId="4624BDA4"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4F1038">
        <w:trPr>
          <w:trHeight w:val="300"/>
        </w:trPr>
        <w:tc>
          <w:tcPr>
            <w:tcW w:w="4680" w:type="dxa"/>
          </w:tcPr>
          <w:p w14:paraId="3D448186"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4F1038">
        <w:trPr>
          <w:trHeight w:val="300"/>
        </w:trPr>
        <w:tc>
          <w:tcPr>
            <w:tcW w:w="4680" w:type="dxa"/>
          </w:tcPr>
          <w:p w14:paraId="406D68BC"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4F1038">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
          <w:p w14:paraId="7BBF457E"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4F1038">
        <w:trPr>
          <w:trHeight w:val="300"/>
        </w:trPr>
        <w:tc>
          <w:tcPr>
            <w:tcW w:w="4680" w:type="dxa"/>
          </w:tcPr>
          <w:p w14:paraId="0A81FBA0"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4F1038">
        <w:trPr>
          <w:trHeight w:val="300"/>
        </w:trPr>
        <w:tc>
          <w:tcPr>
            <w:tcW w:w="4680" w:type="dxa"/>
          </w:tcPr>
          <w:p w14:paraId="53DE1910"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4F1038">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Momentum NR USD;</w:t>
            </w:r>
          </w:p>
          <w:p w14:paraId="60FDFC5B"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4F1038">
        <w:trPr>
          <w:trHeight w:val="300"/>
        </w:trPr>
        <w:tc>
          <w:tcPr>
            <w:tcW w:w="4680" w:type="dxa"/>
          </w:tcPr>
          <w:p w14:paraId="135F1231"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4F1038">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Quality NR USD;</w:t>
            </w:r>
          </w:p>
          <w:p w14:paraId="57F10507"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4F1038">
        <w:trPr>
          <w:trHeight w:val="300"/>
        </w:trPr>
        <w:tc>
          <w:tcPr>
            <w:tcW w:w="4680" w:type="dxa"/>
          </w:tcPr>
          <w:p w14:paraId="3B6FEBC7"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4F1038">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Small-cap PR;</w:t>
            </w:r>
          </w:p>
          <w:p w14:paraId="0107EF15"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4F1038">
        <w:trPr>
          <w:trHeight w:val="300"/>
        </w:trPr>
        <w:tc>
          <w:tcPr>
            <w:tcW w:w="4680" w:type="dxa"/>
          </w:tcPr>
          <w:p w14:paraId="46FE0ABD"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4F1038">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Value PR;</w:t>
            </w:r>
          </w:p>
          <w:p w14:paraId="1E3483F6"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4F1038">
        <w:trPr>
          <w:trHeight w:val="300"/>
        </w:trPr>
        <w:tc>
          <w:tcPr>
            <w:tcW w:w="4680" w:type="dxa"/>
          </w:tcPr>
          <w:p w14:paraId="1288A3BC"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4F1038">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4F1038">
            <w:pPr>
              <w:rPr>
                <w:rFonts w:eastAsia="Times New Roman" w:cstheme="minorHAnsi"/>
                <w:sz w:val="22"/>
                <w:szCs w:val="22"/>
              </w:rPr>
            </w:pPr>
            <w:r w:rsidRPr="001E584A">
              <w:rPr>
                <w:rFonts w:eastAsia="Times New Roman" w:cstheme="minorHAnsi"/>
                <w:sz w:val="22"/>
                <w:szCs w:val="22"/>
              </w:rPr>
              <w:t>Bloomberg US Corporate High Yield Index;</w:t>
            </w:r>
          </w:p>
          <w:p w14:paraId="4C9C03D4" w14:textId="77777777" w:rsidR="001E584A" w:rsidRPr="001E584A" w:rsidRDefault="001E584A" w:rsidP="004F1038">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4F1038">
        <w:trPr>
          <w:trHeight w:val="300"/>
        </w:trPr>
        <w:tc>
          <w:tcPr>
            <w:tcW w:w="4680" w:type="dxa"/>
          </w:tcPr>
          <w:p w14:paraId="2DF9484C"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4F1038">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4F1038">
        <w:trPr>
          <w:trHeight w:val="300"/>
        </w:trPr>
        <w:tc>
          <w:tcPr>
            <w:tcW w:w="4680" w:type="dxa"/>
          </w:tcPr>
          <w:p w14:paraId="34E49B32"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4F1038">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99452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89302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drawing>
          <wp:inline distT="0" distB="0" distL="0" distR="0" wp14:anchorId="1336A396" wp14:editId="322E7202">
            <wp:extent cx="5638800" cy="2971800"/>
            <wp:effectExtent l="0" t="0" r="0" b="0"/>
            <wp:docPr id="2010613096" name="Picture 201061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638681424"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drawing>
          <wp:inline distT="0" distB="0" distL="0" distR="0" wp14:anchorId="58DA6957" wp14:editId="3D37F3CA">
            <wp:extent cx="5496668" cy="893547"/>
            <wp:effectExtent l="0" t="0" r="2540" b="0"/>
            <wp:docPr id="778917269" name="Picture 778917269"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202919927"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59151520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drawing>
          <wp:inline distT="0" distB="0" distL="0" distR="0" wp14:anchorId="4064C673" wp14:editId="751E11ED">
            <wp:extent cx="5499100" cy="1993900"/>
            <wp:effectExtent l="0" t="0" r="0" b="0"/>
            <wp:docPr id="265020066" name="Picture 265020066"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757828584"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drawing>
          <wp:inline distT="0" distB="0" distL="0" distR="0" wp14:anchorId="1E99A142" wp14:editId="09806724">
            <wp:extent cx="5943600" cy="7315200"/>
            <wp:effectExtent l="0" t="0" r="0" b="0"/>
            <wp:docPr id="807028841" name="Picture 80702884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drawing>
          <wp:inline distT="0" distB="0" distL="0" distR="0" wp14:anchorId="1C07147D" wp14:editId="56A9CB76">
            <wp:extent cx="5473700" cy="7200900"/>
            <wp:effectExtent l="0" t="0" r="0" b="0"/>
            <wp:docPr id="798251234" name="Picture 79825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drawing>
          <wp:inline distT="0" distB="0" distL="0" distR="0" wp14:anchorId="750CEE22" wp14:editId="0C18911B">
            <wp:extent cx="5727700" cy="7188200"/>
            <wp:effectExtent l="0" t="0" r="0" b="0"/>
            <wp:docPr id="2011308284" name="Picture 201130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drawing>
          <wp:inline distT="0" distB="0" distL="0" distR="0" wp14:anchorId="4EEC1D31" wp14:editId="5328B2FF">
            <wp:extent cx="5092700" cy="5994400"/>
            <wp:effectExtent l="0" t="0" r="0" b="0"/>
            <wp:docPr id="1830976565" name="Picture 183097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drawing>
          <wp:inline distT="0" distB="0" distL="0" distR="0" wp14:anchorId="4718BA46" wp14:editId="740113EC">
            <wp:extent cx="5194300" cy="3238500"/>
            <wp:effectExtent l="0" t="0" r="4445" b="1905"/>
            <wp:docPr id="1551098983" name="Picture 1551098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21704368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820938292"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drawing>
          <wp:inline distT="0" distB="0" distL="0" distR="0" wp14:anchorId="0D089A4B" wp14:editId="1E13F036">
            <wp:extent cx="5511800" cy="774700"/>
            <wp:effectExtent l="0" t="0" r="0" b="0"/>
            <wp:docPr id="1943376019" name="Picture 1943376019"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434563993"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Arnav Sheth" w:date="2024-01-05T09:43:00Z" w:initials="AS">
    <w:p w14:paraId="30C3F3BF" w14:textId="6B275293" w:rsidR="68F520CE" w:rsidRDefault="68F520CE">
      <w:pPr>
        <w:pStyle w:val="CommentText"/>
      </w:pPr>
      <w:r>
        <w:t>This doesn't make sense grammatically. "...simulate the underlying economic returns fund on iCapital's Marketplace" Was "fund" also supposed to be deleted? We should mention that the returns are single-fund-based.</w:t>
      </w:r>
      <w:r>
        <w:rPr>
          <w:rStyle w:val="CommentReference"/>
        </w:rPr>
        <w:annotationRef/>
      </w:r>
    </w:p>
  </w:comment>
  <w:comment w:id="24" w:author="Waylon Bryson" w:date="2024-01-03T16:27:00Z" w:initials="WB">
    <w:p w14:paraId="2F334F08" w14:textId="14C3F215" w:rsidR="00B47210" w:rsidRDefault="00B47210">
      <w:pPr>
        <w:pStyle w:val="CommentText"/>
      </w:pPr>
      <w:r>
        <w:rPr>
          <w:rStyle w:val="CommentReference"/>
        </w:rPr>
        <w:annotationRef/>
      </w:r>
      <w:r>
        <w:t>Should t be subscripted?</w:t>
      </w:r>
    </w:p>
  </w:comment>
  <w:comment w:id="25" w:author="Arnav Sheth" w:date="2024-01-05T09:46:00Z" w:initials="AS">
    <w:p w14:paraId="6A68A104" w14:textId="32A80792" w:rsidR="1863EC9B" w:rsidRDefault="1863EC9B">
      <w:pPr>
        <w:pStyle w:val="CommentText"/>
      </w:pPr>
      <w:r>
        <w:t>Yes. Corrected.</w:t>
      </w:r>
      <w:r>
        <w:rPr>
          <w:rStyle w:val="CommentReference"/>
        </w:rPr>
        <w:annotationRef/>
      </w:r>
    </w:p>
  </w:comment>
  <w:comment w:id="27" w:author="Waylon Bryson" w:date="2024-01-03T16:28:00Z" w:initials="WB">
    <w:p w14:paraId="08AA6D40" w14:textId="2E7AA649" w:rsidR="005B4068" w:rsidRDefault="005B4068">
      <w:pPr>
        <w:pStyle w:val="CommentText"/>
      </w:pPr>
      <w:r>
        <w:rPr>
          <w:rStyle w:val="CommentReference"/>
        </w:rPr>
        <w:annotationRef/>
      </w:r>
      <w:r>
        <w:t>Is this an orphaned footnote?</w:t>
      </w:r>
    </w:p>
  </w:comment>
  <w:comment w:id="28" w:author="Arnav Sheth" w:date="2024-01-05T09:46:00Z" w:initials="AS">
    <w:p w14:paraId="11DDA7FE" w14:textId="0BFBF76D" w:rsidR="1863EC9B" w:rsidRDefault="1863EC9B">
      <w:pPr>
        <w:pStyle w:val="CommentText"/>
      </w:pPr>
      <w:r>
        <w:t>Sorry. Typo. Deleted.</w:t>
      </w:r>
      <w:r>
        <w:rPr>
          <w:rStyle w:val="CommentReference"/>
        </w:rPr>
        <w:annotationRef/>
      </w:r>
    </w:p>
  </w:comment>
  <w:comment w:id="32" w:author="Waylon Bryson" w:date="2024-01-03T16:59:00Z" w:initials="WB">
    <w:p w14:paraId="37BA71A2" w14:textId="32506922" w:rsidR="00407D8F" w:rsidRPr="00B13580" w:rsidRDefault="00407D8F">
      <w:pPr>
        <w:pStyle w:val="CommentText"/>
        <w:rPr>
          <w:u w:val="single"/>
        </w:rPr>
      </w:pPr>
      <w:r>
        <w:rPr>
          <w:rStyle w:val="CommentReference"/>
        </w:rPr>
        <w:annotationRef/>
      </w:r>
      <w:r>
        <w:t xml:space="preserve">Is this heading accurate?  </w:t>
      </w:r>
      <w:r w:rsidR="00B13580">
        <w:t>Should it read something like A Brief Dig</w:t>
      </w:r>
      <w:r w:rsidR="00B13580" w:rsidRPr="00B13580">
        <w:t xml:space="preserve">ression </w:t>
      </w:r>
      <w:r w:rsidR="00B13580" w:rsidRPr="00B13580">
        <w:rPr>
          <w:i/>
          <w:iCs/>
        </w:rPr>
        <w:t xml:space="preserve">Regarding </w:t>
      </w:r>
      <w:r w:rsidR="00B13580" w:rsidRPr="00B13580">
        <w:t>the Choice of Prior Distributions?</w:t>
      </w:r>
    </w:p>
  </w:comment>
  <w:comment w:id="33" w:author="Arnav Sheth" w:date="2024-01-05T09:49:00Z" w:initials="AS">
    <w:p w14:paraId="2C75D073" w14:textId="7674F773" w:rsidR="1863EC9B" w:rsidRDefault="1863EC9B">
      <w:pPr>
        <w:pStyle w:val="CommentText"/>
      </w:pPr>
      <w:r>
        <w:t>Yes. Corrected. Thanks.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C3F3BF" w15:done="0"/>
  <w15:commentEx w15:paraId="2F334F08" w15:done="0"/>
  <w15:commentEx w15:paraId="6A68A104" w15:paraIdParent="2F334F08" w15:done="0"/>
  <w15:commentEx w15:paraId="08AA6D40" w15:done="0"/>
  <w15:commentEx w15:paraId="11DDA7FE" w15:paraIdParent="08AA6D40" w15:done="0"/>
  <w15:commentEx w15:paraId="37BA71A2" w15:done="0"/>
  <w15:commentEx w15:paraId="2C75D073" w15:paraIdParent="37BA71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CE02D54" w16cex:dateUtc="2024-01-05T14:43:00Z"/>
  <w16cex:commentExtensible w16cex:durableId="50D9DE76" w16cex:dateUtc="2024-01-03T21:27:00Z"/>
  <w16cex:commentExtensible w16cex:durableId="38A36816" w16cex:dateUtc="2024-01-05T14:46:00Z"/>
  <w16cex:commentExtensible w16cex:durableId="0E9C716F" w16cex:dateUtc="2024-01-03T21:28:00Z"/>
  <w16cex:commentExtensible w16cex:durableId="5B6AF855" w16cex:dateUtc="2024-01-05T14:46:00Z"/>
  <w16cex:commentExtensible w16cex:durableId="7888D986" w16cex:dateUtc="2024-01-03T21:59:00Z"/>
  <w16cex:commentExtensible w16cex:durableId="1A2B6CE2" w16cex:dateUtc="2024-01-05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C3F3BF" w16cid:durableId="6CE02D54"/>
  <w16cid:commentId w16cid:paraId="2F334F08" w16cid:durableId="50D9DE76"/>
  <w16cid:commentId w16cid:paraId="6A68A104" w16cid:durableId="38A36816"/>
  <w16cid:commentId w16cid:paraId="08AA6D40" w16cid:durableId="0E9C716F"/>
  <w16cid:commentId w16cid:paraId="11DDA7FE" w16cid:durableId="5B6AF855"/>
  <w16cid:commentId w16cid:paraId="37BA71A2" w16cid:durableId="7888D986"/>
  <w16cid:commentId w16cid:paraId="2C75D073" w16cid:durableId="1A2B6C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AF353" w14:textId="77777777" w:rsidR="00A64C4D" w:rsidRDefault="00A64C4D" w:rsidP="00445E14">
      <w:r>
        <w:separator/>
      </w:r>
    </w:p>
  </w:endnote>
  <w:endnote w:type="continuationSeparator" w:id="0">
    <w:p w14:paraId="0EBBEB5F" w14:textId="77777777" w:rsidR="00A64C4D" w:rsidRDefault="00A64C4D" w:rsidP="00445E14">
      <w:r>
        <w:continuationSeparator/>
      </w:r>
    </w:p>
  </w:endnote>
  <w:endnote w:type="continuationNotice" w:id="1">
    <w:p w14:paraId="14AE6689" w14:textId="77777777" w:rsidR="00A64C4D" w:rsidRDefault="00A64C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35959997"/>
      <w:docPartObj>
        <w:docPartGallery w:val="Page Numbers (Bottom of Page)"/>
        <w:docPartUnique/>
      </w:docPartObj>
    </w:sdtPr>
    <w:sdtContent>
      <w:p w14:paraId="0B4A2F96" w14:textId="6060155F" w:rsidR="00445E14" w:rsidRDefault="00445E14" w:rsidP="004F10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4F10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79655397"/>
      <w:docPartObj>
        <w:docPartGallery w:val="Page Numbers (Bottom of Page)"/>
        <w:docPartUnique/>
      </w:docPartObj>
    </w:sdtPr>
    <w:sdtContent>
      <w:p w14:paraId="2A568E1B" w14:textId="52828157" w:rsidR="00445E14" w:rsidRDefault="00445E14" w:rsidP="004F10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D66C3" w14:textId="77777777" w:rsidR="00A64C4D" w:rsidRDefault="00A64C4D" w:rsidP="00445E14">
      <w:r>
        <w:separator/>
      </w:r>
    </w:p>
  </w:footnote>
  <w:footnote w:type="continuationSeparator" w:id="0">
    <w:p w14:paraId="0C68F50E" w14:textId="77777777" w:rsidR="00A64C4D" w:rsidRDefault="00A64C4D" w:rsidP="00445E14">
      <w:r>
        <w:continuationSeparator/>
      </w:r>
    </w:p>
  </w:footnote>
  <w:footnote w:type="continuationNotice" w:id="1">
    <w:p w14:paraId="2AF3BDE1" w14:textId="77777777" w:rsidR="00A64C4D" w:rsidRDefault="00A64C4D"/>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r w:rsidRPr="00BB5321">
        <w:t>https://pages.stern.nyu.edu/~adamodar/pdfiles/ovhds/ch5.pdf#page=43</w:t>
      </w:r>
    </w:p>
  </w:footnote>
  <w:footnote w:id="7">
    <w:p w14:paraId="16D30137" w14:textId="77777777" w:rsidR="00DB0AD3" w:rsidRDefault="00DB0AD3" w:rsidP="00DB0AD3">
      <w:pPr>
        <w:pStyle w:val="FootnoteText"/>
      </w:pPr>
      <w:r>
        <w:rPr>
          <w:rStyle w:val="FootnoteReference"/>
        </w:rPr>
        <w:footnoteRef/>
      </w:r>
      <w:r>
        <w:t xml:space="preserve"> They </w:t>
      </w:r>
      <w:r w:rsidRPr="007D2C0F">
        <w:t>may not fully capture the complexities of private equity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s>
</file>

<file path=word/intelligence2.xml><?xml version="1.0" encoding="utf-8"?>
<int2:intelligence xmlns:int2="http://schemas.microsoft.com/office/intelligence/2020/intelligence" xmlns:oel="http://schemas.microsoft.com/office/2019/extlst">
  <int2:observations>
    <int2:bookmark int2:bookmarkName="_Int_s8Il5qQv" int2:invalidationBookmarkName="" int2:hashCode="3HdNWrmGFjzy2o" int2:id="AHayiuUh">
      <int2:state int2:value="Rejected" int2:type="AugLoop_Text_Critique"/>
    </int2:bookmark>
    <int2:bookmark int2:bookmarkName="_Int_qrCXKHyJ" int2:invalidationBookmarkName="" int2:hashCode="gctEGIVee/mGvT" int2:id="mPZd9Fd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2"/>
  </w:num>
  <w:num w:numId="2" w16cid:durableId="1756782704">
    <w:abstractNumId w:val="13"/>
  </w:num>
  <w:num w:numId="3" w16cid:durableId="1370647188">
    <w:abstractNumId w:val="3"/>
  </w:num>
  <w:num w:numId="4" w16cid:durableId="221797831">
    <w:abstractNumId w:val="14"/>
  </w:num>
  <w:num w:numId="5" w16cid:durableId="1360089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0"/>
  </w:num>
  <w:num w:numId="9" w16cid:durableId="1588467186">
    <w:abstractNumId w:val="8"/>
  </w:num>
  <w:num w:numId="10" w16cid:durableId="1811513278">
    <w:abstractNumId w:val="11"/>
  </w:num>
  <w:num w:numId="11" w16cid:durableId="1470900690">
    <w:abstractNumId w:val="5"/>
  </w:num>
  <w:num w:numId="12" w16cid:durableId="132647045">
    <w:abstractNumId w:val="16"/>
  </w:num>
  <w:num w:numId="13" w16cid:durableId="1503231818">
    <w:abstractNumId w:val="2"/>
  </w:num>
  <w:num w:numId="14" w16cid:durableId="278536754">
    <w:abstractNumId w:val="4"/>
  </w:num>
  <w:num w:numId="15" w16cid:durableId="1935360501">
    <w:abstractNumId w:val="6"/>
  </w:num>
  <w:num w:numId="16" w16cid:durableId="2042700761">
    <w:abstractNumId w:val="17"/>
  </w:num>
  <w:num w:numId="17" w16cid:durableId="1880510189">
    <w:abstractNumId w:val="7"/>
  </w:num>
  <w:num w:numId="18" w16cid:durableId="1415129256">
    <w:abstractNumId w:val="15"/>
  </w:num>
  <w:num w:numId="19" w16cid:durableId="7416796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ylon Bryson">
    <w15:presenceInfo w15:providerId="AD" w15:userId="S::wbryson@icapitalnetwork.com::1647a9d1-2bce-4513-a62c-fabe96cfcbe9"/>
  </w15:person>
  <w15:person w15:author="Arnav Sheth">
    <w15:presenceInfo w15:providerId="AD" w15:userId="S::asheth@icapitalnetwork.com::368154f3-f54a-4cfd-bd90-37c78ad34f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1B55"/>
    <w:rsid w:val="000321F3"/>
    <w:rsid w:val="00041ABB"/>
    <w:rsid w:val="00041E26"/>
    <w:rsid w:val="00045891"/>
    <w:rsid w:val="000467EC"/>
    <w:rsid w:val="00046823"/>
    <w:rsid w:val="0005194A"/>
    <w:rsid w:val="00056F1C"/>
    <w:rsid w:val="00063A2F"/>
    <w:rsid w:val="000668C0"/>
    <w:rsid w:val="00066918"/>
    <w:rsid w:val="00071417"/>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A24"/>
    <w:rsid w:val="001A39E9"/>
    <w:rsid w:val="001A59CE"/>
    <w:rsid w:val="001B0A76"/>
    <w:rsid w:val="001B13CD"/>
    <w:rsid w:val="001B5915"/>
    <w:rsid w:val="001C1179"/>
    <w:rsid w:val="001C6E21"/>
    <w:rsid w:val="001E15A9"/>
    <w:rsid w:val="001E57E6"/>
    <w:rsid w:val="001E584A"/>
    <w:rsid w:val="001F782B"/>
    <w:rsid w:val="00200BAC"/>
    <w:rsid w:val="00202480"/>
    <w:rsid w:val="002104D1"/>
    <w:rsid w:val="00215B3F"/>
    <w:rsid w:val="00220931"/>
    <w:rsid w:val="002228CA"/>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038"/>
    <w:rsid w:val="004F12EB"/>
    <w:rsid w:val="004F4307"/>
    <w:rsid w:val="004F5132"/>
    <w:rsid w:val="00513722"/>
    <w:rsid w:val="00514034"/>
    <w:rsid w:val="00515176"/>
    <w:rsid w:val="00515D1A"/>
    <w:rsid w:val="00521A0C"/>
    <w:rsid w:val="00523400"/>
    <w:rsid w:val="005252A6"/>
    <w:rsid w:val="00546EAD"/>
    <w:rsid w:val="00551EDE"/>
    <w:rsid w:val="00552541"/>
    <w:rsid w:val="0055696A"/>
    <w:rsid w:val="0056499F"/>
    <w:rsid w:val="0056685E"/>
    <w:rsid w:val="00573F14"/>
    <w:rsid w:val="005744AC"/>
    <w:rsid w:val="00575773"/>
    <w:rsid w:val="00583DAC"/>
    <w:rsid w:val="00584274"/>
    <w:rsid w:val="005862A7"/>
    <w:rsid w:val="00592923"/>
    <w:rsid w:val="0059578D"/>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4B31"/>
    <w:rsid w:val="006F202F"/>
    <w:rsid w:val="006F497E"/>
    <w:rsid w:val="00702490"/>
    <w:rsid w:val="00704A3E"/>
    <w:rsid w:val="007206EE"/>
    <w:rsid w:val="00730391"/>
    <w:rsid w:val="00737675"/>
    <w:rsid w:val="00743C5D"/>
    <w:rsid w:val="007537CD"/>
    <w:rsid w:val="0075474E"/>
    <w:rsid w:val="007576A3"/>
    <w:rsid w:val="00757B7C"/>
    <w:rsid w:val="00761D86"/>
    <w:rsid w:val="0076483B"/>
    <w:rsid w:val="00784158"/>
    <w:rsid w:val="007860C0"/>
    <w:rsid w:val="00791EF2"/>
    <w:rsid w:val="00792D6F"/>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342D8"/>
    <w:rsid w:val="00A362C5"/>
    <w:rsid w:val="00A40D5C"/>
    <w:rsid w:val="00A45FFE"/>
    <w:rsid w:val="00A51E60"/>
    <w:rsid w:val="00A541D2"/>
    <w:rsid w:val="00A63ADE"/>
    <w:rsid w:val="00A64578"/>
    <w:rsid w:val="00A64C4D"/>
    <w:rsid w:val="00A7584B"/>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3FD1"/>
    <w:rsid w:val="00E557FB"/>
    <w:rsid w:val="00E55A36"/>
    <w:rsid w:val="00E624FB"/>
    <w:rsid w:val="00E64998"/>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061"/>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726A"/>
    <w:rsid w:val="00FC4095"/>
    <w:rsid w:val="00FC558A"/>
    <w:rsid w:val="00FC59A5"/>
    <w:rsid w:val="00FD5D09"/>
    <w:rsid w:val="00FE1917"/>
    <w:rsid w:val="00FE597E"/>
    <w:rsid w:val="00FF2AB2"/>
    <w:rsid w:val="00FF6B94"/>
    <w:rsid w:val="063891D1"/>
    <w:rsid w:val="14E6BD27"/>
    <w:rsid w:val="1672F04E"/>
    <w:rsid w:val="1863EC9B"/>
    <w:rsid w:val="186C869B"/>
    <w:rsid w:val="1A19ABC6"/>
    <w:rsid w:val="1EB40E38"/>
    <w:rsid w:val="2022FB5B"/>
    <w:rsid w:val="25402A6B"/>
    <w:rsid w:val="2B3B40E6"/>
    <w:rsid w:val="318F9C19"/>
    <w:rsid w:val="31EE486C"/>
    <w:rsid w:val="40790CCD"/>
    <w:rsid w:val="4311FC66"/>
    <w:rsid w:val="44DE866F"/>
    <w:rsid w:val="4CCC02D9"/>
    <w:rsid w:val="4FF940EB"/>
    <w:rsid w:val="56541326"/>
    <w:rsid w:val="56CE9FF9"/>
    <w:rsid w:val="598C5C0B"/>
    <w:rsid w:val="59BC9696"/>
    <w:rsid w:val="5D994A4B"/>
    <w:rsid w:val="68F520CE"/>
    <w:rsid w:val="6D10E887"/>
    <w:rsid w:val="6E9BB62A"/>
    <w:rsid w:val="79176D71"/>
    <w:rsid w:val="7A7C5F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EFB48BB7-A504-4F90-A852-45761473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semiHidden/>
    <w:unhideWhenUsed/>
    <w:rsid w:val="00E1106B"/>
    <w:rPr>
      <w:sz w:val="20"/>
      <w:szCs w:val="20"/>
    </w:rPr>
  </w:style>
  <w:style w:type="character" w:customStyle="1" w:styleId="CommentTextChar">
    <w:name w:val="Comment Text Char"/>
    <w:basedOn w:val="DefaultParagraphFont"/>
    <w:link w:val="CommentText"/>
    <w:uiPriority w:val="99"/>
    <w:semiHidden/>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3968</Words>
  <Characters>22620</Characters>
  <Application>Microsoft Office Word</Application>
  <DocSecurity>4</DocSecurity>
  <Lines>188</Lines>
  <Paragraphs>53</Paragraphs>
  <ScaleCrop>false</ScaleCrop>
  <Company/>
  <LinksUpToDate>false</LinksUpToDate>
  <CharactersWithSpaces>26535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4</cp:revision>
  <dcterms:created xsi:type="dcterms:W3CDTF">2024-01-04T20:33:00Z</dcterms:created>
  <dcterms:modified xsi:type="dcterms:W3CDTF">2024-01-05T14:50:00Z</dcterms:modified>
</cp:coreProperties>
</file>