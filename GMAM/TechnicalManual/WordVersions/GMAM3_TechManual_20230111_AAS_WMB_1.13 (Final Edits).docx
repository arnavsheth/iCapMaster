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An example of a fund’s returns as generated by GMAM 3.0. The fund was launched in 2019. GMAM 3.0 backcasted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s. The backcast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4803477F"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equity  buyout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7AB40A36" w:rsidR="003B60C9" w:rsidDel="00E03E3D" w:rsidRDefault="009A26E4" w:rsidP="006A6BDB">
      <w:pPr>
        <w:jc w:val="both"/>
        <w:rPr>
          <w:del w:id="0" w:author="Waylon Bryson" w:date="2024-01-12T14:27:00Z"/>
        </w:rPr>
      </w:pPr>
      <w:del w:id="1" w:author="Waylon Bryson" w:date="2024-01-12T14:27:00Z">
        <w:r w:rsidDel="00E03E3D">
          <w:delText>On the investor-side</w:delText>
        </w:r>
        <w:r w:rsidR="00080123" w:rsidRPr="00080123" w:rsidDel="00E03E3D">
          <w:delText xml:space="preserve">, SEC rules defining what an accredited investor is have recently been broadened to include </w:delText>
        </w:r>
        <w:r w:rsidR="008A6C07" w:rsidDel="00E03E3D">
          <w:delText>“</w:delText>
        </w:r>
        <w:r w:rsidR="00080123" w:rsidRPr="00080123" w:rsidDel="00E03E3D">
          <w:delText>individual investors that have the knowledge and expertise to participate in [financial] markets.</w:delText>
        </w:r>
        <w:r w:rsidR="008A6C07" w:rsidDel="00E03E3D">
          <w:delText>”</w:delText>
        </w:r>
        <w:r w:rsidR="00080123" w:rsidRPr="00080123" w:rsidDel="00E03E3D">
          <w:delText xml:space="preserve">. </w:delText>
        </w:r>
      </w:del>
    </w:p>
    <w:p w14:paraId="044BAE21" w14:textId="77777777" w:rsidR="003B60C9" w:rsidRDefault="003B60C9" w:rsidP="006A6BDB">
      <w:pPr>
        <w:jc w:val="both"/>
      </w:pPr>
    </w:p>
    <w:p w14:paraId="3092690E" w14:textId="4879FA9E" w:rsidR="00FB3D77" w:rsidRDefault="003B60C9" w:rsidP="006A6BDB">
      <w:pPr>
        <w:jc w:val="both"/>
      </w:pPr>
      <w:r>
        <w:t xml:space="preserve">iCapital has </w:t>
      </w:r>
      <w:r w:rsidR="00080123" w:rsidRPr="00080123">
        <w:t xml:space="preserve">hastened the market expansion </w:t>
      </w:r>
      <w:del w:id="2" w:author="Waylon Bryson" w:date="2024-01-12T14:27:00Z">
        <w:r w:rsidR="00080123" w:rsidRPr="00080123" w:rsidDel="00E03E3D">
          <w:delText xml:space="preserve">and liquidity </w:delText>
        </w:r>
      </w:del>
      <w:r w:rsidR="00080123" w:rsidRPr="00080123">
        <w:t>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12A537B7" w:rsidR="007537CD" w:rsidRDefault="007C6D3E" w:rsidP="006A6BDB">
      <w:pPr>
        <w:jc w:val="both"/>
      </w:pPr>
      <w:r w:rsidRPr="007C6D3E">
        <w:t xml:space="preserve">Optimal wealth allocation requires data on the risk, return, and covariance of asset classes. </w:t>
      </w:r>
      <w:ins w:id="3" w:author="Waylon Bryson" w:date="2024-01-12T14:39:00Z">
        <w:r w:rsidR="008663A5">
          <w:t xml:space="preserve">This can be challenging in the alternative investments space.  For example, </w:t>
        </w:r>
      </w:ins>
      <w:r w:rsidR="00071840">
        <w:t>Private Equity (henceforth “</w:t>
      </w:r>
      <w:r w:rsidRPr="007C6D3E">
        <w:t>PE</w:t>
      </w:r>
      <w:r w:rsidR="00071840">
        <w:t>”)</w:t>
      </w:r>
      <w:r w:rsidRPr="007C6D3E">
        <w:t xml:space="preserve"> is</w:t>
      </w:r>
      <w:del w:id="4" w:author="Waylon Bryson" w:date="2024-01-12T14:42:00Z">
        <w:r w:rsidR="00B1453D" w:rsidDel="008663A5">
          <w:delText>, however,</w:delText>
        </w:r>
      </w:del>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ins w:id="5" w:author="Waylon Bryson" w:date="2024-01-12T14:43:00Z">
        <w:r w:rsidR="008663A5">
          <w:t xml:space="preserve"> </w:t>
        </w:r>
      </w:ins>
    </w:p>
    <w:p w14:paraId="555E063C" w14:textId="77777777" w:rsidR="004021A8" w:rsidRDefault="004021A8" w:rsidP="006A6BDB">
      <w:pPr>
        <w:jc w:val="both"/>
      </w:pPr>
    </w:p>
    <w:p w14:paraId="6FB13369" w14:textId="5934E863" w:rsidR="004021A8" w:rsidRDefault="004021A8" w:rsidP="004021A8">
      <w:pPr>
        <w:jc w:val="both"/>
      </w:pPr>
      <w:r>
        <w:t xml:space="preserve">iCapital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iCapital’s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2C329331" w:rsidR="00444214" w:rsidRDefault="00F23E84" w:rsidP="006A6BDB">
      <w:pPr>
        <w:jc w:val="both"/>
      </w:pPr>
      <w:r w:rsidRPr="00F23E84">
        <w:t xml:space="preserve">It is well-known in the academic finance literature that for PE </w:t>
      </w:r>
      <w:r w:rsidR="00DB0AD3">
        <w:t xml:space="preserve">and other alternative investments  </w:t>
      </w:r>
      <w:r w:rsidRPr="00F23E84">
        <w:t xml:space="preserve">there is a dearth of performance metrics based on actual transactions (Kaplan and Schoar [2005]). The available time series data often relies on non-market valuations or multiyear internal rates of return (IRR), often segmented by the vintage years of the funds. For investors seeking to optimally </w:t>
      </w:r>
      <w:r w:rsidRPr="00F23E84">
        <w:lastRenderedPageBreak/>
        <w:t xml:space="preserve">allocate their wealth across public securities and </w:t>
      </w:r>
      <w:del w:id="6" w:author="Waylon Bryson" w:date="2024-01-12T14:45:00Z">
        <w:r w:rsidR="007958A2" w:rsidDel="008663A5">
          <w:delText>PE</w:delText>
        </w:r>
      </w:del>
      <w:ins w:id="7" w:author="Waylon Bryson" w:date="2024-01-12T14:45:00Z">
        <w:r w:rsidR="008663A5">
          <w:t>alternative investments</w:t>
        </w:r>
      </w:ins>
      <w:r w:rsidRPr="00F23E84">
        <w:t xml:space="preserve">, the lack of data is a significant barrier. </w:t>
      </w:r>
      <w:ins w:id="8" w:author="Waylon Bryson" w:date="2024-01-12T14:45:00Z">
        <w:r w:rsidR="008663A5">
          <w:t xml:space="preserve">For example, </w:t>
        </w:r>
      </w:ins>
      <w:del w:id="9" w:author="Waylon Bryson" w:date="2024-01-12T14:45:00Z">
        <w:r w:rsidRPr="00F23E84" w:rsidDel="008663A5">
          <w:delText xml:space="preserve">Even </w:delText>
        </w:r>
      </w:del>
      <w:ins w:id="10" w:author="Waylon Bryson" w:date="2024-01-12T14:45:00Z">
        <w:r w:rsidR="008663A5">
          <w:t>e</w:t>
        </w:r>
        <w:r w:rsidR="008663A5" w:rsidRPr="00F23E84">
          <w:t xml:space="preserve">ven </w:t>
        </w:r>
      </w:ins>
      <w:r w:rsidRPr="00F23E84">
        <w:t xml:space="preserve">simple Markowitz-style (Markowitz [1952]) mean-variance optimization requires a sufficiently long history of returns, which is unavailable in the case of </w:t>
      </w:r>
      <w:commentRangeStart w:id="11"/>
      <w:commentRangeStart w:id="12"/>
      <w:r w:rsidRPr="00F23E84">
        <w:t>PE</w:t>
      </w:r>
      <w:commentRangeEnd w:id="11"/>
      <w:r w:rsidR="008663A5">
        <w:rPr>
          <w:rStyle w:val="CommentReference"/>
        </w:rPr>
        <w:commentReference w:id="11"/>
      </w:r>
      <w:commentRangeEnd w:id="12"/>
      <w:r w:rsidR="00414BF2">
        <w:rPr>
          <w:rStyle w:val="CommentReference"/>
        </w:rPr>
        <w:commentReference w:id="12"/>
      </w:r>
      <w:r w:rsidRPr="00F23E84">
        <w:t>.</w:t>
      </w:r>
    </w:p>
    <w:p w14:paraId="2AA0F2B1" w14:textId="77777777" w:rsidR="00F23E84" w:rsidRDefault="00F23E84" w:rsidP="006A6BDB">
      <w:pPr>
        <w:jc w:val="both"/>
      </w:pPr>
    </w:p>
    <w:p w14:paraId="3378A07E" w14:textId="13C21427" w:rsidR="00521A0C" w:rsidRDefault="008663A5" w:rsidP="00563869">
      <w:ins w:id="13" w:author="Waylon Bryson" w:date="2024-01-12T14:46:00Z">
        <w:r>
          <w:t xml:space="preserve">For example, </w:t>
        </w:r>
      </w:ins>
      <w:r w:rsidR="00DB0AD3"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rsidR="00DB0AD3">
        <w:t xml:space="preserve"> </w:t>
      </w:r>
      <w:r w:rsidR="00DB0AD3" w:rsidRPr="00DB0AD3">
        <w:t xml:space="preserve">investments are typically illiquid </w:t>
      </w:r>
      <w:r w:rsidR="00C770D1">
        <w:t>with long</w:t>
      </w:r>
      <w:r w:rsidR="00DB0AD3"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(Phalippou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lastRenderedPageBreak/>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12">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7D34B2F9" w:rsidR="00B865E7" w:rsidRDefault="00B865E7" w:rsidP="006A6BDB">
      <w:pPr>
        <w:jc w:val="both"/>
      </w:pPr>
      <w:r>
        <w:t xml:space="preserve">It is well-known in the finance practitioner literature that </w:t>
      </w:r>
      <w:r w:rsidR="00F3262D">
        <w:t xml:space="preserve">returns from </w:t>
      </w:r>
      <w:r>
        <w:t>alternative investment</w:t>
      </w:r>
      <w:ins w:id="14" w:author="Waylon Bryson" w:date="2024-01-12T14:48:00Z">
        <w:r w:rsidR="008663A5">
          <w:t>s</w:t>
        </w:r>
      </w:ins>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Getmansky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w:t>
      </w:r>
      <w:r w:rsidR="00FE597E" w:rsidRPr="00FE597E">
        <w:lastRenderedPageBreak/>
        <w:t>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6370F57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commentRangeStart w:id="15"/>
      <w:commentRangeStart w:id="16"/>
      <w:r w:rsidR="009D0A58">
        <w:t xml:space="preserve"> </w:t>
      </w:r>
      <w:commentRangeEnd w:id="15"/>
      <w:r w:rsidR="00563869">
        <w:rPr>
          <w:rStyle w:val="CommentReference"/>
        </w:rPr>
        <w:commentReference w:id="15"/>
      </w:r>
      <w:commentRangeEnd w:id="16"/>
      <w:r w:rsidR="006E073F">
        <w:rPr>
          <w:rStyle w:val="CommentReference"/>
        </w:rPr>
        <w:commentReference w:id="16"/>
      </w:r>
      <w:r w:rsidR="009D0A58">
        <w:t>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13"/>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lastRenderedPageBreak/>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This restriction is similar to Getmansky</w:t>
      </w:r>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w:t>
      </w:r>
      <w:r w:rsidRPr="008F28E8">
        <w:lastRenderedPageBreak/>
        <w:t xml:space="preserve">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(Piironen and Vehtari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(say).</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populat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EC0BE9D" w14:textId="3E6F3151"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4C645B12" w14:textId="7AE0789F" w:rsidR="000B09BE" w:rsidRDefault="00670982" w:rsidP="00670982">
      <w:pPr>
        <w:jc w:val="both"/>
        <w:rPr>
          <w:rFonts w:eastAsiaTheme="minorEastAsia"/>
        </w:rPr>
      </w:pPr>
      <w:r w:rsidRPr="00670982">
        <w:rPr>
          <w:rFonts w:eastAsiaTheme="minorEastAsia"/>
        </w:rPr>
        <w:t>We use a hierarchical Bayesian model to generate fund returns when data is sparse and noisy. The data generation process includes de-smoothed returns, generated using a spike and slab regression,</w:t>
      </w:r>
      <w:r>
        <w:rPr>
          <w:rFonts w:eastAsiaTheme="minorEastAsia"/>
        </w:rPr>
        <w:t xml:space="preserve"> </w:t>
      </w:r>
      <w:r w:rsidRPr="00670982">
        <w:rPr>
          <w:rFonts w:eastAsiaTheme="minorEastAsia"/>
        </w:rPr>
        <w:t>and re-smoothed returns used to mimic reported returns. Our technique provides a systematic and rigorous way by which fund performance can be quantified.</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Edward I. George and Robert E. McCulloch. Variable selection via gibbs sampling. Journal of the American Statistical Association, 88(423):881–889, 1993.</w:t>
      </w:r>
    </w:p>
    <w:p w14:paraId="20F5F55F" w14:textId="3CD5AE69" w:rsidR="00670982" w:rsidRDefault="00670982" w:rsidP="00670982">
      <w:pPr>
        <w:pStyle w:val="ListParagraph"/>
        <w:numPr>
          <w:ilvl w:val="0"/>
          <w:numId w:val="19"/>
        </w:numPr>
      </w:pPr>
      <w:r>
        <w:t>Mila Getmansky,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Hemant Ishwaran and J. Sunil Rao. Spike and slab variable selection: frequentist and bayesian strategies. The Annals of Statistics, 33(2):730–733, 2005.</w:t>
      </w:r>
    </w:p>
    <w:p w14:paraId="39C3B9EC" w14:textId="7BEDB37D" w:rsidR="00670982" w:rsidRDefault="00670982" w:rsidP="00670982">
      <w:pPr>
        <w:pStyle w:val="ListParagraph"/>
        <w:numPr>
          <w:ilvl w:val="0"/>
          <w:numId w:val="19"/>
        </w:numPr>
      </w:pPr>
      <w:r>
        <w:t>Steven N Kaplan and Antoinette Schoar.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r>
        <w:t>Ludovic Phalippou. The hazards of using irr to measure performance: The case of private</w:t>
      </w:r>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Juho Piironen and Aki Vehtari. Comparison of bayesian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Barclays Form 13 Filing;</w:t>
            </w:r>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Middle East Crude Oil;</w:t>
            </w:r>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WTI Crude Oil;</w:t>
            </w:r>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Momentum NR USD;</w:t>
            </w:r>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Quality NR USD;</w:t>
            </w:r>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Small-cap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Value PR;</w:t>
            </w:r>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Bloomberg US Corporate High Yield Index;</w:t>
            </w:r>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Waylon Bryson" w:date="2024-01-12T14:45:00Z" w:initials="WB">
    <w:p w14:paraId="02E20F0D" w14:textId="7A4C6BF7" w:rsidR="008663A5" w:rsidRDefault="008663A5">
      <w:pPr>
        <w:pStyle w:val="CommentText"/>
      </w:pPr>
      <w:r>
        <w:rPr>
          <w:rStyle w:val="CommentReference"/>
        </w:rPr>
        <w:annotationRef/>
      </w:r>
      <w:r>
        <w:t>Alternatives?</w:t>
      </w:r>
    </w:p>
  </w:comment>
  <w:comment w:id="12" w:author="Arnav Sheth" w:date="2024-01-24T13:30:00Z" w:initials="AS">
    <w:p w14:paraId="0E2541E9" w14:textId="77777777" w:rsidR="00414BF2" w:rsidRDefault="00414BF2" w:rsidP="00414BF2">
      <w:r>
        <w:rPr>
          <w:rStyle w:val="CommentReference"/>
        </w:rPr>
        <w:annotationRef/>
      </w:r>
      <w:r>
        <w:rPr>
          <w:sz w:val="20"/>
          <w:szCs w:val="20"/>
        </w:rPr>
        <w:t>No this is a specific example of alts, i.e., PE.</w:t>
      </w:r>
    </w:p>
  </w:comment>
  <w:comment w:id="15" w:author="Waylon Bryson" w:date="2024-01-10T14:04:00Z" w:initials="WB">
    <w:p w14:paraId="73947E58" w14:textId="31DAF833" w:rsidR="00563869" w:rsidRDefault="00563869">
      <w:pPr>
        <w:pStyle w:val="CommentText"/>
      </w:pPr>
      <w:r>
        <w:rPr>
          <w:rStyle w:val="CommentReference"/>
        </w:rPr>
        <w:annotationRef/>
      </w:r>
      <w:r>
        <w:t>PE or Alts?</w:t>
      </w:r>
    </w:p>
  </w:comment>
  <w:comment w:id="16" w:author="Arnav Sheth" w:date="2024-01-11T13:17:00Z" w:initials="AS">
    <w:p w14:paraId="7F84CD09" w14:textId="77777777" w:rsidR="006E073F" w:rsidRDefault="006E073F" w:rsidP="006E073F">
      <w:r>
        <w:rPr>
          <w:rStyle w:val="CommentReference"/>
        </w:rPr>
        <w:annotationRef/>
      </w:r>
      <w:r>
        <w:rPr>
          <w:sz w:val="20"/>
          <w:szCs w:val="20"/>
        </w:rPr>
        <w:t>Alts. Corrected.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E20F0D" w15:done="0"/>
  <w15:commentEx w15:paraId="0E2541E9" w15:paraIdParent="02E20F0D" w15:done="0"/>
  <w15:commentEx w15:paraId="73947E58" w15:done="0"/>
  <w15:commentEx w15:paraId="7F84CD09" w15:paraIdParent="73947E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ED35E09" w16cex:dateUtc="2024-01-12T19:45:00Z"/>
  <w16cex:commentExtensible w16cex:durableId="58AF552B" w16cex:dateUtc="2024-01-24T18:30:00Z"/>
  <w16cex:commentExtensible w16cex:durableId="5FD3E5F5" w16cex:dateUtc="2024-01-10T19:04:00Z"/>
  <w16cex:commentExtensible w16cex:durableId="3F527695" w16cex:dateUtc="2024-01-11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E20F0D" w16cid:durableId="3ED35E09"/>
  <w16cid:commentId w16cid:paraId="0E2541E9" w16cid:durableId="58AF552B"/>
  <w16cid:commentId w16cid:paraId="73947E58" w16cid:durableId="5FD3E5F5"/>
  <w16cid:commentId w16cid:paraId="7F84CD09" w16cid:durableId="3F5276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5EC97" w14:textId="77777777" w:rsidR="00FB69E5" w:rsidRDefault="00FB69E5" w:rsidP="00445E14">
      <w:r>
        <w:separator/>
      </w:r>
    </w:p>
  </w:endnote>
  <w:endnote w:type="continuationSeparator" w:id="0">
    <w:p w14:paraId="29FE554C" w14:textId="77777777" w:rsidR="00FB69E5" w:rsidRDefault="00FB69E5" w:rsidP="00445E14">
      <w:r>
        <w:continuationSeparator/>
      </w:r>
    </w:p>
  </w:endnote>
  <w:endnote w:type="continuationNotice" w:id="1">
    <w:p w14:paraId="32D0E5F2" w14:textId="77777777" w:rsidR="00FB69E5" w:rsidRDefault="00FB6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19231" w14:textId="77777777" w:rsidR="00FB69E5" w:rsidRDefault="00FB69E5" w:rsidP="00445E14">
      <w:r>
        <w:separator/>
      </w:r>
    </w:p>
  </w:footnote>
  <w:footnote w:type="continuationSeparator" w:id="0">
    <w:p w14:paraId="45CE2E7D" w14:textId="77777777" w:rsidR="00FB69E5" w:rsidRDefault="00FB69E5" w:rsidP="00445E14">
      <w:r>
        <w:continuationSeparator/>
      </w:r>
    </w:p>
  </w:footnote>
  <w:footnote w:type="continuationNotice" w:id="1">
    <w:p w14:paraId="7C580102" w14:textId="77777777" w:rsidR="00FB69E5" w:rsidRDefault="00FB69E5"/>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r w:rsidRPr="00BB5321">
        <w:t>https://pages.stern.nyu.edu/~adamodar/pdfiles/ovhds/ch5.pdf#page=43</w:t>
      </w:r>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2"/>
  </w:num>
  <w:num w:numId="2" w16cid:durableId="1756782704">
    <w:abstractNumId w:val="13"/>
  </w:num>
  <w:num w:numId="3" w16cid:durableId="1370647188">
    <w:abstractNumId w:val="3"/>
  </w:num>
  <w:num w:numId="4" w16cid:durableId="221797831">
    <w:abstractNumId w:val="14"/>
  </w:num>
  <w:num w:numId="5" w16cid:durableId="1360089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0"/>
  </w:num>
  <w:num w:numId="9" w16cid:durableId="1588467186">
    <w:abstractNumId w:val="8"/>
  </w:num>
  <w:num w:numId="10" w16cid:durableId="1811513278">
    <w:abstractNumId w:val="11"/>
  </w:num>
  <w:num w:numId="11" w16cid:durableId="1470900690">
    <w:abstractNumId w:val="5"/>
  </w:num>
  <w:num w:numId="12" w16cid:durableId="132647045">
    <w:abstractNumId w:val="16"/>
  </w:num>
  <w:num w:numId="13" w16cid:durableId="1503231818">
    <w:abstractNumId w:val="2"/>
  </w:num>
  <w:num w:numId="14" w16cid:durableId="278536754">
    <w:abstractNumId w:val="4"/>
  </w:num>
  <w:num w:numId="15" w16cid:durableId="1935360501">
    <w:abstractNumId w:val="6"/>
  </w:num>
  <w:num w:numId="16" w16cid:durableId="2042700761">
    <w:abstractNumId w:val="17"/>
  </w:num>
  <w:num w:numId="17" w16cid:durableId="1880510189">
    <w:abstractNumId w:val="7"/>
  </w:num>
  <w:num w:numId="18" w16cid:durableId="1415129256">
    <w:abstractNumId w:val="15"/>
  </w:num>
  <w:num w:numId="19" w16cid:durableId="7416796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ylon Bryson">
    <w15:presenceInfo w15:providerId="AD" w15:userId="S::wbryson@icapitalnetwork.com::1647a9d1-2bce-4513-a62c-fabe96cfcbe9"/>
  </w15:person>
  <w15:person w15:author="Arnav Sheth">
    <w15:presenceInfo w15:providerId="AD" w15:userId="S::asheth@icapitalnetwork.com::368154f3-f54a-4cfd-bd90-37c78ad34f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A24"/>
    <w:rsid w:val="001A39E9"/>
    <w:rsid w:val="001A59CE"/>
    <w:rsid w:val="001B0A76"/>
    <w:rsid w:val="001B13CD"/>
    <w:rsid w:val="001B5915"/>
    <w:rsid w:val="001C1179"/>
    <w:rsid w:val="001C6E21"/>
    <w:rsid w:val="001E15A9"/>
    <w:rsid w:val="001E57E6"/>
    <w:rsid w:val="001E584A"/>
    <w:rsid w:val="001F782B"/>
    <w:rsid w:val="00200BAC"/>
    <w:rsid w:val="00202480"/>
    <w:rsid w:val="002104D1"/>
    <w:rsid w:val="00215B3F"/>
    <w:rsid w:val="00220931"/>
    <w:rsid w:val="002228CA"/>
    <w:rsid w:val="002249F1"/>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4BF2"/>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91EF2"/>
    <w:rsid w:val="00792D6F"/>
    <w:rsid w:val="007958A2"/>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3A5E"/>
    <w:rsid w:val="008341A1"/>
    <w:rsid w:val="008349BC"/>
    <w:rsid w:val="00847785"/>
    <w:rsid w:val="00852D4B"/>
    <w:rsid w:val="00863F6F"/>
    <w:rsid w:val="008663A5"/>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17A68"/>
    <w:rsid w:val="00A2074C"/>
    <w:rsid w:val="00A225FB"/>
    <w:rsid w:val="00A342D8"/>
    <w:rsid w:val="00A362C5"/>
    <w:rsid w:val="00A40D5C"/>
    <w:rsid w:val="00A45FFE"/>
    <w:rsid w:val="00A51E60"/>
    <w:rsid w:val="00A541D2"/>
    <w:rsid w:val="00A63ADE"/>
    <w:rsid w:val="00A64578"/>
    <w:rsid w:val="00A64C4D"/>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3E3D"/>
    <w:rsid w:val="00E0521A"/>
    <w:rsid w:val="00E054A2"/>
    <w:rsid w:val="00E10410"/>
    <w:rsid w:val="00E1106B"/>
    <w:rsid w:val="00E146F1"/>
    <w:rsid w:val="00E14BA4"/>
    <w:rsid w:val="00E166DD"/>
    <w:rsid w:val="00E322F0"/>
    <w:rsid w:val="00E35120"/>
    <w:rsid w:val="00E43FD1"/>
    <w:rsid w:val="00E557FB"/>
    <w:rsid w:val="00E55A36"/>
    <w:rsid w:val="00E624FB"/>
    <w:rsid w:val="00E64998"/>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0F3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69E5"/>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3956</Words>
  <Characters>22552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3</cp:revision>
  <dcterms:created xsi:type="dcterms:W3CDTF">2024-01-12T20:06:00Z</dcterms:created>
  <dcterms:modified xsi:type="dcterms:W3CDTF">2024-01-24T18:37:00Z</dcterms:modified>
</cp:coreProperties>
</file>