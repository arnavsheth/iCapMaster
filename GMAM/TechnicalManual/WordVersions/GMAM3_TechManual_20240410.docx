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71C0EBD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0"/>
      <w:commentRangeStart w:id="1"/>
      <w:commentRangeStart w:id="2"/>
      <w:commentRangeStart w:id="3"/>
      <w:r w:rsidRPr="00DB4324">
        <w:rPr>
          <w:rFonts w:eastAsiaTheme="minorEastAsia"/>
        </w:rPr>
        <w:t>(say)</w:t>
      </w:r>
      <w:commentRangeEnd w:id="0"/>
      <w:r w:rsidR="00DB7F5A">
        <w:rPr>
          <w:rStyle w:val="CommentReference"/>
        </w:rPr>
        <w:commentReference w:id="0"/>
      </w:r>
      <w:commentRangeEnd w:id="1"/>
      <w:r w:rsidR="008F73A0">
        <w:rPr>
          <w:rStyle w:val="CommentReference"/>
        </w:rPr>
        <w:commentReference w:id="1"/>
      </w:r>
      <w:commentRangeEnd w:id="2"/>
      <w:r w:rsidR="00071840">
        <w:rPr>
          <w:rStyle w:val="CommentReference"/>
        </w:rPr>
        <w:commentReference w:id="2"/>
      </w:r>
      <w:commentRangeEnd w:id="3"/>
      <w:r w:rsidR="006E073F">
        <w:rPr>
          <w:rStyle w:val="CommentReference"/>
        </w:rPr>
        <w:commentReference w:id="3"/>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Default="00972F15" w:rsidP="000971A4">
      <w:pPr>
        <w:pStyle w:val="Heading1"/>
        <w:jc w:val="both"/>
      </w:pPr>
      <w:r>
        <w:t>Model Efficacy</w:t>
      </w:r>
    </w:p>
    <w:p w14:paraId="53ABC053" w14:textId="1329AA13" w:rsidR="00972F15" w:rsidRPr="00972F15" w:rsidRDefault="00972F15" w:rsidP="00972F15">
      <w:r>
        <w:t>Every model must be checked to d</w:t>
      </w:r>
      <w:r w:rsidRPr="00972F15">
        <w:t xml:space="preserve">etermining </w:t>
      </w:r>
      <w:r>
        <w:t xml:space="preserve">whether </w:t>
      </w:r>
      <w:r w:rsidRPr="00972F15">
        <w:t>the model provides valuable enough inference about an asset</w:t>
      </w:r>
      <w:r>
        <w:t xml:space="preserve">. In our case, </w:t>
      </w:r>
      <w:r w:rsidRPr="00972F15">
        <w:t xml:space="preserve">Architect utilizes two different sets of criteria for its primary model efficacy tests: </w:t>
      </w:r>
    </w:p>
    <w:p w14:paraId="7EFE032B" w14:textId="7722F153" w:rsidR="00972F15" w:rsidRPr="00972F15" w:rsidRDefault="00972F15" w:rsidP="00972F15">
      <w:pPr>
        <w:numPr>
          <w:ilvl w:val="0"/>
          <w:numId w:val="20"/>
        </w:numPr>
        <w:tabs>
          <w:tab w:val="num" w:pos="720"/>
        </w:tabs>
      </w:pPr>
      <w:r w:rsidRPr="00972F15">
        <w:t>An explanatory power test measur</w:t>
      </w:r>
      <w:r>
        <w:t>ing</w:t>
      </w:r>
      <w:r w:rsidRPr="00972F15">
        <w:t xml:space="preserve"> the model’s efficacy relative to a baseline mean model. </w:t>
      </w:r>
    </w:p>
    <w:p w14:paraId="71CC92B6" w14:textId="29771177" w:rsidR="00972F15" w:rsidRPr="00972F15" w:rsidRDefault="00972F15" w:rsidP="00972F15">
      <w:pPr>
        <w:numPr>
          <w:ilvl w:val="0"/>
          <w:numId w:val="20"/>
        </w:numPr>
        <w:tabs>
          <w:tab w:val="num" w:pos="720"/>
        </w:tabs>
      </w:pPr>
      <w:r>
        <w:t>S</w:t>
      </w:r>
      <w:r w:rsidRPr="00972F15">
        <w:t>ignifican</w:t>
      </w:r>
      <w:r>
        <w:t>ce</w:t>
      </w:r>
      <w:r w:rsidRPr="00972F15">
        <w:t xml:space="preserve"> tests </w:t>
      </w:r>
      <w:r>
        <w:t xml:space="preserve">for factor exposures that </w:t>
      </w:r>
      <w:r w:rsidRPr="00972F15">
        <w:t xml:space="preserve">assess </w:t>
      </w:r>
      <w:r>
        <w:t xml:space="preserve">whether </w:t>
      </w:r>
      <w:r w:rsidRPr="00972F15">
        <w:t xml:space="preserve">a model has a net positive (negative) exposure to a particular return-based risk factor. </w:t>
      </w:r>
    </w:p>
    <w:p w14:paraId="62B3518E" w14:textId="77777777" w:rsidR="00972F15" w:rsidRDefault="00972F15" w:rsidP="00972F15"/>
    <w:p w14:paraId="50254754" w14:textId="3D6D38D9" w:rsidR="00972F15" w:rsidRPr="00972F15" w:rsidRDefault="00972F15" w:rsidP="00972F15">
      <w:r w:rsidRPr="00972F15">
        <w:t>These tests form the basis for showing G</w:t>
      </w:r>
      <w:r w:rsidR="00F866F4">
        <w:t xml:space="preserve">MAM </w:t>
      </w:r>
      <w:r w:rsidRPr="00972F15">
        <w:t xml:space="preserve">3 based analysis on the platform. The criteria </w:t>
      </w:r>
      <w:r>
        <w:t>are</w:t>
      </w:r>
      <w:r w:rsidRPr="00972F15">
        <w:t xml:space="preserve"> different depending on the analysis shown: </w:t>
      </w:r>
    </w:p>
    <w:p w14:paraId="412E3B0E" w14:textId="18A42030" w:rsidR="00972F15" w:rsidRPr="00972F15" w:rsidRDefault="00972F15" w:rsidP="00972F15">
      <w:pPr>
        <w:numPr>
          <w:ilvl w:val="0"/>
          <w:numId w:val="21"/>
        </w:numPr>
        <w:tabs>
          <w:tab w:val="num" w:pos="720"/>
        </w:tabs>
      </w:pPr>
      <w:r w:rsidRPr="00972F15">
        <w:t xml:space="preserve">An asset is considered reliable for the purposes of the growth chart if it passes the goodness of fit test AND at least one coefficient OR the intercept passes the exposure </w:t>
      </w:r>
      <w:r w:rsidR="00B9461F">
        <w:t xml:space="preserve">credibility </w:t>
      </w:r>
      <w:r w:rsidRPr="00972F15">
        <w:t xml:space="preserve">test. </w:t>
      </w:r>
    </w:p>
    <w:p w14:paraId="63BE303B" w14:textId="77777777" w:rsidR="00596757" w:rsidRDefault="00972F15" w:rsidP="00972F15">
      <w:pPr>
        <w:numPr>
          <w:ilvl w:val="0"/>
          <w:numId w:val="21"/>
        </w:numPr>
        <w:tabs>
          <w:tab w:val="num" w:pos="720"/>
        </w:tabs>
      </w:pPr>
      <w:r w:rsidRPr="00972F15">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Default="00596757" w:rsidP="00596757">
      <w:pPr>
        <w:ind w:left="720"/>
      </w:pPr>
    </w:p>
    <w:p w14:paraId="0F671E0C" w14:textId="7BC3A3D4" w:rsidR="00972F15" w:rsidRDefault="00972F15" w:rsidP="00972F15">
      <w:r w:rsidRPr="00972F15">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Default="00596757" w:rsidP="00972F15"/>
    <w:p w14:paraId="5B05FA7B" w14:textId="2EFD6E03" w:rsidR="00972F15" w:rsidRDefault="00972F15" w:rsidP="00972F15">
      <w:pPr>
        <w:pStyle w:val="Heading2"/>
      </w:pPr>
      <w:r>
        <w:t>Explanatory Power Test</w:t>
      </w:r>
    </w:p>
    <w:p w14:paraId="64C6F492" w14:textId="755D742D" w:rsidR="006516B9" w:rsidRDefault="003A44C9" w:rsidP="00972F15">
      <w:r>
        <w:t>This test defines</w:t>
      </w:r>
      <w:r w:rsidR="00972F15" w:rsidRPr="00972F15">
        <w:t xml:space="preserve"> the model’s fit in terms of its efficacy relative to the mean model.</w:t>
      </w:r>
      <w:r w:rsidR="00A67109">
        <w:t xml:space="preserve"> </w:t>
      </w:r>
      <w:r>
        <w:t xml:space="preserve">The measurement is made in terms of </w:t>
      </w:r>
      <w:r w:rsidR="00A67109">
        <w:t>tracking error:</w:t>
      </w:r>
    </w:p>
    <w:p w14:paraId="03BC42DE" w14:textId="77777777" w:rsidR="00A67109" w:rsidRDefault="00A67109" w:rsidP="00972F15"/>
    <w:p w14:paraId="062E0834" w14:textId="023FADB1" w:rsidR="00972F15" w:rsidRDefault="00000000" w:rsidP="00972F15">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74E4E97D" w14:textId="77777777" w:rsidR="00A67109" w:rsidRDefault="00A67109" w:rsidP="00A67109"/>
    <w:p w14:paraId="38150686" w14:textId="365C378E" w:rsidR="00A67109" w:rsidRDefault="00A67109" w:rsidP="00A67109">
      <w:pPr>
        <w:rPr>
          <w:rFonts w:eastAsiaTheme="minorEastAsia"/>
        </w:rPr>
      </w:pPr>
      <w:r>
        <w:t xml:space="preserve">where </w:t>
      </w:r>
      <m:oMath>
        <m:r>
          <w:rPr>
            <w:rFonts w:ascii="Cambria Math" w:hAnsi="Cambria Math"/>
          </w:rPr>
          <m:t>y</m:t>
        </m:r>
      </m:oMath>
      <w:r>
        <w:rPr>
          <w:rFonts w:eastAsiaTheme="minorEastAsia"/>
        </w:rPr>
        <w:t xml:space="preserve">  is the data, </w:t>
      </w:r>
      <m:oMath>
        <m:r>
          <m:rPr>
            <m:sty m:val="p"/>
          </m:rPr>
          <w:rPr>
            <w:rFonts w:ascii="Cambria Math" w:eastAsiaTheme="minorEastAsia" w:hAnsi="Cambria Math"/>
          </w:rPr>
          <m:t>Φ</m:t>
        </m:r>
      </m:oMath>
      <w:r>
        <w:rPr>
          <w:rFonts w:eastAsiaTheme="minorEastAsia"/>
        </w:rPr>
        <w:t xml:space="preserve"> is</w:t>
      </w:r>
      <w:r w:rsidRPr="00A67109">
        <w:rPr>
          <w:rFonts w:eastAsiaTheme="minorEastAsia"/>
        </w:rPr>
        <w:t xml:space="preserve"> the matrix that </w:t>
      </w:r>
      <w:r>
        <w:rPr>
          <w:rFonts w:eastAsiaTheme="minorEastAsia"/>
        </w:rPr>
        <w:t>trans</w:t>
      </w:r>
      <w:r w:rsidRPr="00A67109">
        <w:rPr>
          <w:rFonts w:eastAsiaTheme="minorEastAsia"/>
        </w:rPr>
        <w:t>forms quarterly predicted returns from monthly de</w:t>
      </w:r>
      <w:r>
        <w:rPr>
          <w:rFonts w:eastAsiaTheme="minorEastAsia"/>
        </w:rPr>
        <w:t>-</w:t>
      </w:r>
      <w:r w:rsidRPr="00A67109">
        <w:rPr>
          <w:rFonts w:eastAsiaTheme="minorEastAsia"/>
        </w:rPr>
        <w:t xml:space="preserve">smoothed returns, </w:t>
      </w:r>
      <m:oMath>
        <m:r>
          <w:rPr>
            <w:rFonts w:ascii="Cambria Math" w:eastAsiaTheme="minorEastAsia" w:hAnsi="Cambria Math"/>
          </w:rPr>
          <m:t>β</m:t>
        </m:r>
      </m:oMath>
      <w:r w:rsidRPr="00A67109">
        <w:rPr>
          <w:rFonts w:eastAsiaTheme="minorEastAsia"/>
        </w:rPr>
        <w:t xml:space="preserve"> is the exposure vector (including the intercept), </w:t>
      </w:r>
      <w:r>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w:r w:rsidRPr="00A67109">
        <w:rPr>
          <w:rFonts w:eastAsiaTheme="minorEastAsia"/>
        </w:rPr>
        <w:t xml:space="preserve">is the average reported return, </w:t>
      </w:r>
      <m:oMath>
        <m:r>
          <w:rPr>
            <w:rFonts w:ascii="Cambria Math" w:eastAsiaTheme="minorEastAsia" w:hAnsi="Cambria Math"/>
          </w:rPr>
          <m:t>F</m:t>
        </m:r>
      </m:oMath>
      <w:r w:rsidRPr="00A67109">
        <w:rPr>
          <w:rFonts w:eastAsiaTheme="minorEastAsia"/>
        </w:rPr>
        <w:t xml:space="preserve"> is the matrix of factor </w:t>
      </w:r>
      <w:r w:rsidR="00EB18E7">
        <w:rPr>
          <w:rFonts w:eastAsiaTheme="minorEastAsia"/>
        </w:rPr>
        <w:t>return data</w:t>
      </w:r>
      <w:r w:rsidRPr="00A67109">
        <w:rPr>
          <w:rFonts w:eastAsiaTheme="minorEastAsia"/>
        </w:rPr>
        <w:t xml:space="preserve">, and </w:t>
      </w:r>
      <m:oMath>
        <m:r>
          <w:rPr>
            <w:rFonts w:ascii="Cambria Math" w:eastAsiaTheme="minorEastAsia" w:hAnsi="Cambria Math"/>
          </w:rPr>
          <m:t>r</m:t>
        </m:r>
      </m:oMath>
      <w:r w:rsidRPr="00A67109">
        <w:rPr>
          <w:rFonts w:eastAsiaTheme="minorEastAsia"/>
        </w:rPr>
        <w:t xml:space="preserve"> is the risk</w:t>
      </w:r>
      <w:r>
        <w:rPr>
          <w:rFonts w:eastAsiaTheme="minorEastAsia"/>
        </w:rPr>
        <w:t>-</w:t>
      </w:r>
      <w:r w:rsidRPr="00A67109">
        <w:rPr>
          <w:rFonts w:eastAsiaTheme="minorEastAsia"/>
        </w:rPr>
        <w:t>free</w:t>
      </w:r>
      <w:r w:rsidR="00EB18E7">
        <w:rPr>
          <w:rFonts w:eastAsiaTheme="minorEastAsia"/>
        </w:rPr>
        <w:t xml:space="preserve"> rate</w:t>
      </w:r>
      <w:r w:rsidRPr="00A67109">
        <w:rPr>
          <w:rFonts w:eastAsiaTheme="minorEastAsia"/>
        </w:rPr>
        <w:t>.</w:t>
      </w:r>
    </w:p>
    <w:p w14:paraId="49EB7A7F" w14:textId="77777777" w:rsidR="00A67109" w:rsidRDefault="00A67109" w:rsidP="00A67109">
      <w:pPr>
        <w:rPr>
          <w:rFonts w:eastAsiaTheme="minorEastAsia"/>
        </w:rPr>
      </w:pPr>
    </w:p>
    <w:p w14:paraId="44F91FD0" w14:textId="55E79F8B" w:rsidR="006B3F29" w:rsidRDefault="006B3F29" w:rsidP="00A67109">
      <w:pPr>
        <w:rPr>
          <w:rFonts w:eastAsiaTheme="minorEastAsia"/>
        </w:rPr>
      </w:pPr>
      <w:r>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calculated as a ratio of explained sum of squares to total sum of squares:</w:t>
      </w:r>
    </w:p>
    <w:p w14:paraId="0BA4F3B1" w14:textId="355F322A" w:rsidR="006B3F29" w:rsidRDefault="00000000" w:rsidP="00A6710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6E0A1186" w14:textId="19A82690" w:rsidR="00972F15" w:rsidRDefault="00972F15" w:rsidP="00972F15"/>
    <w:p w14:paraId="569566CB" w14:textId="0ACC0A5F" w:rsidR="006B3F29" w:rsidRDefault="00956121" w:rsidP="006B3F29">
      <w:r>
        <w:t>Implementation contains two components</w:t>
      </w:r>
      <w:r w:rsidR="006B3F29">
        <w:t>:</w:t>
      </w:r>
    </w:p>
    <w:p w14:paraId="3CC7AF32" w14:textId="1047089F" w:rsidR="006B3F29" w:rsidRDefault="006B3F29" w:rsidP="006B3F29">
      <w:pPr>
        <w:pStyle w:val="ListParagraph"/>
        <w:numPr>
          <w:ilvl w:val="0"/>
          <w:numId w:val="22"/>
        </w:numPr>
      </w:pPr>
      <w:r w:rsidRPr="006B3F29">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50B69270" w:rsidR="006B3F29" w:rsidRPr="006B3F29" w:rsidRDefault="00000000" w:rsidP="006B3F29">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rPr>
              <w:rFonts w:ascii="Cambria Math" w:eastAsia="Times New Roman" w:hAnsi="Cambria Math" w:cs="Times New Roman"/>
              <w:kern w:val="0"/>
              <w14:ligatures w14:val="none"/>
            </w:rPr>
            <m:t xml:space="preserve"> </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4C98626E" w14:textId="77777777" w:rsidR="008B4E04" w:rsidRDefault="008B4E04" w:rsidP="006B3F29"/>
    <w:p w14:paraId="12FE5540" w14:textId="77672F8E" w:rsidR="006B3F29" w:rsidRDefault="008B4E04" w:rsidP="006B3F29">
      <w:pPr>
        <w:rPr>
          <w:rFonts w:eastAsiaTheme="minorEastAsia"/>
        </w:rPr>
      </w:pPr>
      <w:r>
        <w:tab/>
        <w:t xml:space="preserve">where </w:t>
      </w:r>
      <m:oMath>
        <m:r>
          <w:rPr>
            <w:rFonts w:ascii="Cambria Math" w:hAnsi="Cambria Math"/>
          </w:rPr>
          <m:t>ι</m:t>
        </m:r>
      </m:oMath>
      <w:r>
        <w:rPr>
          <w:rFonts w:eastAsiaTheme="minorEastAsia"/>
        </w:rPr>
        <w:t xml:space="preserve"> is an indicator function. </w:t>
      </w:r>
    </w:p>
    <w:p w14:paraId="13420832" w14:textId="77777777" w:rsidR="008B4E04" w:rsidRDefault="008B4E04" w:rsidP="006B3F29">
      <w:pPr>
        <w:rPr>
          <w:rFonts w:eastAsiaTheme="minorEastAsia"/>
        </w:rPr>
      </w:pPr>
    </w:p>
    <w:p w14:paraId="031A28F1" w14:textId="3B325AE1" w:rsidR="008B4E04" w:rsidRDefault="008B4E04" w:rsidP="008B4E04">
      <w:pPr>
        <w:ind w:left="720"/>
        <w:rPr>
          <w:rFonts w:eastAsiaTheme="minorEastAsia"/>
        </w:rPr>
      </w:pPr>
      <w:r w:rsidRPr="008B4E04">
        <w:rPr>
          <w:rFonts w:eastAsiaTheme="minorEastAsia"/>
        </w:rPr>
        <w:t xml:space="preserve">High values indicate that the model is likely to impart useful information over a large portion of the parameter distribution. </w:t>
      </w:r>
      <w:r w:rsidR="00EB18E7">
        <w:rPr>
          <w:rFonts w:eastAsiaTheme="minorEastAsia"/>
        </w:rPr>
        <w:t>We require that</w:t>
      </w:r>
      <w:r w:rsidRPr="008B4E04">
        <w:rPr>
          <w:rFonts w:eastAsiaTheme="minorEastAsia"/>
        </w:rPr>
        <w:t xml:space="preserve">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&gt;0 )&gt;0</m:t>
        </m:r>
      </m:oMath>
      <w:r w:rsidRPr="008B4E04">
        <w:rPr>
          <w:rFonts w:eastAsiaTheme="minorEastAsia"/>
        </w:rPr>
        <w:t xml:space="preserve"> </w:t>
      </w:r>
      <w:r w:rsidR="00EB18E7">
        <w:rPr>
          <w:rFonts w:eastAsiaTheme="minorEastAsia"/>
        </w:rPr>
        <w:t>, indicating that the model is more likely than not predictive</w:t>
      </w:r>
      <w:r w:rsidR="00F76FEF">
        <w:rPr>
          <w:rFonts w:eastAsiaTheme="minorEastAsia"/>
        </w:rPr>
        <w:t>, as a necessary but insufficient condition for showing the growth chart.</w:t>
      </w:r>
    </w:p>
    <w:p w14:paraId="2E9E576A" w14:textId="77777777" w:rsidR="00713DB7" w:rsidRDefault="00713DB7" w:rsidP="00713DB7">
      <w:pPr>
        <w:rPr>
          <w:rFonts w:eastAsiaTheme="minorEastAsia"/>
        </w:rPr>
      </w:pPr>
    </w:p>
    <w:p w14:paraId="0E3D451F" w14:textId="67D42709" w:rsidR="008B4E04" w:rsidRPr="004A06BD" w:rsidRDefault="004A06BD" w:rsidP="004A06BD">
      <w:pPr>
        <w:pStyle w:val="ListParagraph"/>
        <w:numPr>
          <w:ilvl w:val="0"/>
          <w:numId w:val="22"/>
        </w:numPr>
        <w:rPr>
          <w:rFonts w:eastAsiaTheme="minorEastAsia"/>
        </w:rPr>
      </w:pPr>
      <w:r w:rsidRPr="004A06BD">
        <w:rPr>
          <w:rFonts w:eastAsiaTheme="minorEastAsia"/>
        </w:rPr>
        <w:t xml:space="preserve">The second part of the test serves as a sanity check for the first. Specifically, </w:t>
      </w:r>
      <w:r>
        <w:rPr>
          <w:rFonts w:eastAsiaTheme="minorEastAsia"/>
        </w:rPr>
        <w:t xml:space="preserve">we confirm that </w:t>
      </w:r>
      <w:r w:rsidRPr="004A06BD">
        <w:rPr>
          <w:rFonts w:eastAsiaTheme="minorEastAsia"/>
        </w:rPr>
        <w:t xml:space="preserve">the actual values used on the platform are additive over the mean model. For all assets for which Architect displays analytics, </w:t>
      </w:r>
      <w:r>
        <w:rPr>
          <w:rFonts w:eastAsiaTheme="minorEastAsia"/>
        </w:rPr>
        <w:t xml:space="preserve">we </w:t>
      </w:r>
      <w:r w:rsidRPr="004A06BD">
        <w:rPr>
          <w:rFonts w:eastAsiaTheme="minorEastAsia"/>
        </w:rPr>
        <w:t>impose the requiremen</w:t>
      </w:r>
      <w:r>
        <w:rPr>
          <w:rFonts w:eastAsiaTheme="minorEastAsia"/>
        </w:rPr>
        <w:t>t:</w:t>
      </w:r>
    </w:p>
    <w:p w14:paraId="4ADFD374" w14:textId="115058B9" w:rsidR="008B4E04" w:rsidRDefault="00000000" w:rsidP="006B3F29">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2DE67AA8" w14:textId="6C79089B" w:rsidR="006B3F29" w:rsidRDefault="00596757" w:rsidP="006B3F29">
      <w:r>
        <w:tab/>
      </w:r>
    </w:p>
    <w:p w14:paraId="130C44F9" w14:textId="7FD5C1EF" w:rsidR="00596757" w:rsidRDefault="00596757" w:rsidP="00596757">
      <w:pPr>
        <w:rPr>
          <w:rFonts w:eastAsiaTheme="minorEastAsia"/>
        </w:rPr>
      </w:pPr>
      <w:r>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Pr>
          <w:rFonts w:eastAsiaTheme="minorEastAsia"/>
        </w:rPr>
        <w:t xml:space="preserve">. </w:t>
      </w:r>
    </w:p>
    <w:p w14:paraId="27979E04" w14:textId="77777777" w:rsidR="00596757" w:rsidRDefault="00596757" w:rsidP="00596757">
      <w:pPr>
        <w:rPr>
          <w:rFonts w:eastAsiaTheme="minorEastAsia"/>
        </w:rPr>
      </w:pPr>
    </w:p>
    <w:p w14:paraId="0C5C1E3F" w14:textId="6FA4C96F" w:rsidR="00596757" w:rsidRPr="00596757" w:rsidRDefault="00596757" w:rsidP="00596757">
      <w:pPr>
        <w:rPr>
          <w:rFonts w:eastAsiaTheme="minorEastAsia"/>
        </w:rPr>
      </w:pPr>
      <w:r>
        <w:rPr>
          <w:rFonts w:eastAsiaTheme="minorEastAsia"/>
        </w:rPr>
        <w:lastRenderedPageBreak/>
        <w:t>A</w:t>
      </w:r>
      <w:r w:rsidRPr="00596757">
        <w:rPr>
          <w:rFonts w:eastAsiaTheme="minorEastAsia"/>
        </w:rPr>
        <w:t xml:space="preserve">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Pr>
          <w:rFonts w:eastAsiaTheme="minorEastAsia"/>
        </w:rPr>
        <w:t xml:space="preserve"> </w:t>
      </w:r>
      <w:r w:rsidRPr="00596757">
        <w:rPr>
          <w:rFonts w:eastAsiaTheme="minorEastAsia"/>
        </w:rPr>
        <w:t>automatically fails the goodness of fit test</w:t>
      </w:r>
      <w:r>
        <w:rPr>
          <w:rStyle w:val="FootnoteReference"/>
          <w:rFonts w:eastAsiaTheme="minorEastAsia"/>
        </w:rPr>
        <w:footnoteReference w:id="13"/>
      </w:r>
      <w:r w:rsidRPr="00596757">
        <w:rPr>
          <w:rFonts w:eastAsiaTheme="minorEastAsia"/>
        </w:rPr>
        <w:t>.</w:t>
      </w:r>
      <w:r>
        <w:rPr>
          <w:rFonts w:eastAsiaTheme="minorEastAsia"/>
        </w:rPr>
        <w:t xml:space="preserve"> </w:t>
      </w:r>
    </w:p>
    <w:p w14:paraId="51C43C27" w14:textId="4500FB60" w:rsidR="00596757" w:rsidRPr="006B3F29" w:rsidRDefault="00596757" w:rsidP="006B3F29"/>
    <w:p w14:paraId="470899CC" w14:textId="1D11BCE5" w:rsidR="006B3F29" w:rsidRDefault="00596757" w:rsidP="00596757">
      <w:pPr>
        <w:pStyle w:val="Heading3"/>
      </w:pPr>
      <w:r>
        <w:t>Limitations</w:t>
      </w:r>
    </w:p>
    <w:p w14:paraId="32B0E179" w14:textId="77777777" w:rsidR="00596757" w:rsidRDefault="00596757" w:rsidP="00596757">
      <w:r w:rsidRPr="0059675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96757" w:rsidRDefault="00596757" w:rsidP="00596757"/>
    <w:p w14:paraId="2B9A6A98" w14:textId="3E25350F" w:rsidR="00C26F70" w:rsidRDefault="00596757" w:rsidP="00596757">
      <w:r w:rsidRPr="00596757">
        <w:t xml:space="preserve">A model that does not fit the data well relative to a mean model is unlikely to </w:t>
      </w:r>
      <w:r w:rsidR="00F451D7">
        <w:t>perform well in predicting returns conditional on factor exposures</w:t>
      </w:r>
      <w:r w:rsidR="00F01BD9">
        <w:t xml:space="preserve">. </w:t>
      </w:r>
      <w:r w:rsidRPr="00596757">
        <w:t xml:space="preserve">However, a model which fits the data well may simply fit due to the additional degrees of freedom contained within the model. </w:t>
      </w:r>
    </w:p>
    <w:p w14:paraId="12AAF088" w14:textId="77777777" w:rsidR="00C26F70" w:rsidRDefault="00C26F70" w:rsidP="00596757"/>
    <w:p w14:paraId="0DD37E78" w14:textId="0B487A4D" w:rsidR="00011BD3" w:rsidRDefault="00596757" w:rsidP="00596757">
      <w:r w:rsidRPr="00596757">
        <w:t xml:space="preserve">In </w:t>
      </w:r>
      <w:r w:rsidR="00E40C28">
        <w:t>ordinary least squares</w:t>
      </w:r>
      <w:r w:rsidRPr="00596757">
        <w:t>, adding parameters always improves the fit, even if the additional relationships are spurious. In G</w:t>
      </w:r>
      <w:r w:rsidR="00F866F4">
        <w:t xml:space="preserve">MAM </w:t>
      </w:r>
      <w:r w:rsidRPr="00596757">
        <w:t>3, the effect depends on the priors. Stronger priors imply more regularization and less of a tendency to fit to spurious signals, at the cost of biasing the results towards the prior. G</w:t>
      </w:r>
      <w:r w:rsidR="00F866F4">
        <w:t xml:space="preserve">MAM </w:t>
      </w:r>
      <w:r w:rsidRPr="00596757">
        <w:t xml:space="preserve">3 </w:t>
      </w:r>
      <w:r w:rsidR="00FB2BA0">
        <w:t xml:space="preserve">mixes the evidence </w:t>
      </w:r>
      <w:r w:rsidR="000A736E">
        <w:t>for exposures in the</w:t>
      </w:r>
      <w:r w:rsidR="00FB2BA0">
        <w:t xml:space="preserve"> </w:t>
      </w:r>
      <w:r w:rsidRPr="00596757">
        <w:t>data</w:t>
      </w:r>
      <w:r w:rsidR="000A736E">
        <w:t xml:space="preserve"> with information present in the priors</w:t>
      </w:r>
      <w:r w:rsidRPr="00596757">
        <w:t xml:space="preserve">, mitigating but not </w:t>
      </w:r>
      <w:r w:rsidR="00C26F70" w:rsidRPr="00596757">
        <w:t>eliminating</w:t>
      </w:r>
      <w:r w:rsidRPr="00596757">
        <w:t xml:space="preserve"> the tendency of regressions to fit towards spurious signals. </w:t>
      </w:r>
    </w:p>
    <w:p w14:paraId="0614B044" w14:textId="77777777" w:rsidR="00011BD3" w:rsidRDefault="00011BD3" w:rsidP="00596757"/>
    <w:p w14:paraId="5CDEDE20" w14:textId="0879863E" w:rsidR="00596757" w:rsidRDefault="00B311C0" w:rsidP="00802C0A">
      <w:r>
        <w:t>The possibility of a spurious fit motivates inspection of the credibility of exposures themselves</w:t>
      </w:r>
      <w:r w:rsidR="00802C0A">
        <w:t xml:space="preserve">, and </w:t>
      </w:r>
      <w:r w:rsidR="00D85F3A">
        <w:t>forms the basis of the</w:t>
      </w:r>
      <w:r w:rsidR="00C26F70">
        <w:t xml:space="preserve"> Exposure Significance Test.</w:t>
      </w:r>
    </w:p>
    <w:p w14:paraId="652A877D" w14:textId="77777777" w:rsidR="00C26F70" w:rsidRDefault="00C26F70" w:rsidP="00596757"/>
    <w:p w14:paraId="37685320" w14:textId="3EBA4039" w:rsidR="00C26F70" w:rsidRDefault="00C26F70" w:rsidP="00C26F70">
      <w:pPr>
        <w:pStyle w:val="Heading2"/>
      </w:pPr>
      <w:r>
        <w:t>Exposures Significance Test</w:t>
      </w:r>
    </w:p>
    <w:p w14:paraId="4E95A6D9" w14:textId="681A2544" w:rsidR="00C26F70" w:rsidRDefault="00E50CE6" w:rsidP="00C26F70">
      <w:r>
        <w:t>As expos</w:t>
      </w:r>
      <w:r w:rsidR="007C15E0">
        <w:t xml:space="preserve">ures to factors drive </w:t>
      </w:r>
      <w:r w:rsidR="00244E81">
        <w:t xml:space="preserve">much of </w:t>
      </w:r>
      <w:r w:rsidR="007C15E0">
        <w:t>the identification of other model parameters,</w:t>
      </w:r>
      <w:r w:rsidR="00244E81">
        <w:t xml:space="preserve"> </w:t>
      </w:r>
      <w:r w:rsidR="00E96144">
        <w:t xml:space="preserve">highly credible exposures </w:t>
      </w:r>
      <w:r w:rsidR="00191708">
        <w:t>generally coincide with model efficacy</w:t>
      </w:r>
      <w:r w:rsidR="00FD6BEE">
        <w:t>.</w:t>
      </w:r>
      <w:r w:rsidR="007C15E0">
        <w:t xml:space="preserve"> </w:t>
      </w:r>
      <w:r w:rsidR="00CF7D5A">
        <w:t xml:space="preserve">Specifically, </w:t>
      </w:r>
      <w:r w:rsidR="00CD50E7">
        <w:t>Architect tests if</w:t>
      </w:r>
      <w:r w:rsidR="00C26F70" w:rsidRPr="00C26F70">
        <w:t xml:space="preserve"> the </w:t>
      </w:r>
      <w:r w:rsidR="00CD50E7">
        <w:t>data</w:t>
      </w:r>
      <w:r w:rsidR="00F14CAA">
        <w:t xml:space="preserve"> and </w:t>
      </w:r>
      <w:proofErr w:type="spellStart"/>
      <w:r w:rsidR="00F14CAA">
        <w:t>priros</w:t>
      </w:r>
      <w:proofErr w:type="spellEnd"/>
      <w:r w:rsidR="00F14CAA">
        <w:t xml:space="preserve"> </w:t>
      </w:r>
      <w:r w:rsidR="00CD50E7" w:rsidRPr="00C26F70">
        <w:t>impl</w:t>
      </w:r>
      <w:r w:rsidR="00CD50E7">
        <w:t>y</w:t>
      </w:r>
      <w:r w:rsidR="00CD50E7" w:rsidRPr="00C26F70">
        <w:t xml:space="preserve"> </w:t>
      </w:r>
      <w:r w:rsidR="00C26F70" w:rsidRPr="00C26F70">
        <w:t>a high probability that the exposure is greater (less than) zero. The test statistic for each coefficient is given by:</w:t>
      </w:r>
    </w:p>
    <w:p w14:paraId="580957FE" w14:textId="56EA390E"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9292A5C" w14:textId="57537D62" w:rsidR="00C26F70" w:rsidRPr="00C26F70" w:rsidRDefault="00C26F70" w:rsidP="00C26F70">
      <w:pPr>
        <w:rPr>
          <w:rFonts w:eastAsiaTheme="minorEastAsia"/>
        </w:rPr>
      </w:pPr>
      <m:oMathPara>
        <m:oMath>
          <m:r>
            <w:rPr>
              <w:rFonts w:ascii="Cambria Math" w:hAnsi="Cambria Math"/>
            </w:rPr>
            <m:t>s.t.</m:t>
          </m:r>
        </m:oMath>
      </m:oMathPara>
    </w:p>
    <w:p w14:paraId="7C782146" w14:textId="315E3417"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1E442951" w14:textId="7F946D97" w:rsidR="00C26F70" w:rsidRPr="00C26F70" w:rsidRDefault="00C26F70" w:rsidP="00C26F7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6FC7ECE4" w14:textId="77777777" w:rsidR="00C26F70" w:rsidRPr="00C26F70" w:rsidRDefault="00C26F70" w:rsidP="00972F15">
      <w:pPr>
        <w:rPr>
          <w:rFonts w:eastAsiaTheme="minorEastAsia"/>
        </w:rPr>
      </w:pPr>
    </w:p>
    <w:p w14:paraId="512BEC36" w14:textId="6E903C7C" w:rsidR="00596757" w:rsidRDefault="00000000" w:rsidP="00972F1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00C26F70">
        <w:rPr>
          <w:rFonts w:eastAsiaTheme="minorEastAsia"/>
        </w:rPr>
        <w:t xml:space="preserve">is a cutoff value (currently 90%). The test can be easily calculated from the posterior distribution for all coefficients and the intercept. </w:t>
      </w:r>
    </w:p>
    <w:p w14:paraId="1E47FCC0" w14:textId="77777777" w:rsidR="001A7BB9" w:rsidRDefault="001A7BB9" w:rsidP="00972F15">
      <w:pPr>
        <w:rPr>
          <w:rFonts w:eastAsiaTheme="minorEastAsia"/>
        </w:rPr>
      </w:pPr>
    </w:p>
    <w:p w14:paraId="28F0BDBE" w14:textId="3BF0D324" w:rsidR="001A7BB9" w:rsidRDefault="001A7BB9" w:rsidP="001A7BB9">
      <w:r w:rsidRPr="001A7BB9">
        <w:t xml:space="preserve">For the purposes of the growth chart, funds must pass the previously described goodness of fit test AND pass the exposure test for at least one coefficient or the intercept. </w:t>
      </w:r>
      <w:r w:rsidR="00A26EAF">
        <w:t xml:space="preserve">Inclusion of the intercept provides a path for funds with highly hedged exposures to </w:t>
      </w:r>
      <w:r w:rsidR="00786E09">
        <w:t xml:space="preserve">credible </w:t>
      </w:r>
      <w:r w:rsidR="006A5BB4">
        <w:t>excess returns and appear in the growth chart.</w:t>
      </w:r>
      <w:r w:rsidR="00A26EAF">
        <w:t xml:space="preserve"> </w:t>
      </w:r>
    </w:p>
    <w:p w14:paraId="71D245B3" w14:textId="77777777" w:rsidR="001A7BB9" w:rsidRPr="001A7BB9" w:rsidRDefault="001A7BB9" w:rsidP="001A7BB9"/>
    <w:p w14:paraId="36ABF44C" w14:textId="77777777" w:rsidR="001A7BB9" w:rsidRPr="001A7BB9" w:rsidRDefault="001A7BB9" w:rsidP="001A7BB9">
      <w:r w:rsidRPr="001A7BB9">
        <w:t xml:space="preserve">For the purposes of the factor radar, funds must either meet the criteria for the growth chart OR pass the exposure test for at least one coefficient excluding the intercept. </w:t>
      </w:r>
    </w:p>
    <w:p w14:paraId="766447F5" w14:textId="77777777" w:rsidR="001A7BB9" w:rsidRDefault="001A7BB9" w:rsidP="001A7BB9"/>
    <w:p w14:paraId="42305684" w14:textId="15A2745C" w:rsidR="00C26F70" w:rsidRDefault="001A7BB9">
      <w:r w:rsidRPr="001A7BB9">
        <w:t>A model that fails goodness of fit tests may still provide useful information on exposures. For instance, the model might fail to capture the moving average components, or certain parameters may have very high plausible ranges given the data.</w:t>
      </w:r>
      <w:r>
        <w:t xml:space="preserve"> </w:t>
      </w:r>
      <w:r w:rsidRPr="001A7BB9">
        <w:t>This motivates showing the factor radar</w:t>
      </w:r>
      <w:r w:rsidR="00BE6BD3">
        <w:t xml:space="preserve"> for certain funds where predictive test fails</w:t>
      </w:r>
      <w:ins w:id="4" w:author="Arnav Sheth" w:date="2024-04-11T13:42:00Z">
        <w:r w:rsidR="00166E9E">
          <w:t>,</w:t>
        </w:r>
      </w:ins>
      <w:r w:rsidR="00BE6BD3">
        <w:t xml:space="preserve"> and display of the growth chart is not appropriate</w:t>
      </w:r>
      <w:r w:rsidRPr="001A7BB9">
        <w:t xml:space="preserve">. </w:t>
      </w: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0D4E5582" w:rsidR="00F866F4" w:rsidRPr="00F866F4" w:rsidRDefault="00F866F4" w:rsidP="00F866F4">
      <w:pPr>
        <w:jc w:val="both"/>
        <w:rPr>
          <w:rFonts w:eastAsiaTheme="minorEastAsia"/>
        </w:rPr>
      </w:pPr>
      <w:r w:rsidRPr="00F866F4">
        <w:rPr>
          <w:rFonts w:eastAsiaTheme="minorEastAsia"/>
        </w:rPr>
        <w:t>The Generalized Multi-Asset Model v3.0 (G</w:t>
      </w:r>
      <w:r>
        <w:rPr>
          <w:rFonts w:eastAsiaTheme="minorEastAsia"/>
        </w:rPr>
        <w:t>MAM 3</w:t>
      </w:r>
      <w:r w:rsidRPr="00F866F4">
        <w:rPr>
          <w:rFonts w:eastAsiaTheme="minorEastAsia"/>
        </w:rPr>
        <w:t>) represents a significant advancement in the quantitative analysis of alternative investments, such as private equity and hedge funds. By employing hierarchical Bayesian modeling techniques, G</w:t>
      </w:r>
      <w:r>
        <w:rPr>
          <w:rFonts w:eastAsiaTheme="minorEastAsia"/>
        </w:rPr>
        <w:t>3</w:t>
      </w:r>
      <w:r w:rsidRPr="00F866F4">
        <w:rPr>
          <w:rFonts w:eastAsiaTheme="minorEastAsia"/>
        </w:rPr>
        <w:t xml:space="preserve"> effectively addresses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F866F4" w:rsidRDefault="00F866F4" w:rsidP="00F866F4">
      <w:pPr>
        <w:jc w:val="both"/>
        <w:rPr>
          <w:rFonts w:eastAsiaTheme="minorEastAsia"/>
        </w:rPr>
      </w:pPr>
    </w:p>
    <w:p w14:paraId="4C3A0EA8" w14:textId="4764338D" w:rsidR="00F866F4" w:rsidRPr="00F866F4" w:rsidRDefault="00F866F4" w:rsidP="00F866F4">
      <w:pPr>
        <w:jc w:val="both"/>
        <w:rPr>
          <w:rFonts w:eastAsiaTheme="minorEastAsia"/>
        </w:rPr>
      </w:pPr>
      <w:r w:rsidRPr="00F866F4">
        <w:rPr>
          <w:rFonts w:eastAsiaTheme="minorEastAsia"/>
        </w:rPr>
        <w:t>G</w:t>
      </w:r>
      <w:r>
        <w:rPr>
          <w:rFonts w:eastAsiaTheme="minorEastAsia"/>
        </w:rPr>
        <w:t xml:space="preserve">MAM </w:t>
      </w:r>
      <w:r w:rsidRPr="00F866F4">
        <w:rPr>
          <w:rFonts w:eastAsiaTheme="minorEastAsia"/>
        </w:rPr>
        <w:t>3's rigorous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F866F4" w:rsidRDefault="00F866F4" w:rsidP="00F866F4">
      <w:pPr>
        <w:jc w:val="both"/>
        <w:rPr>
          <w:rFonts w:eastAsiaTheme="minorEastAsia"/>
        </w:rPr>
      </w:pPr>
    </w:p>
    <w:p w14:paraId="43DA83A6" w14:textId="3FC22EDF" w:rsidR="00F866F4" w:rsidRPr="00F866F4" w:rsidRDefault="00F866F4" w:rsidP="00F866F4">
      <w:pPr>
        <w:jc w:val="both"/>
        <w:rPr>
          <w:rFonts w:eastAsiaTheme="minorEastAsia"/>
        </w:rPr>
      </w:pPr>
      <w:r w:rsidRPr="00F866F4">
        <w:rPr>
          <w:rFonts w:eastAsiaTheme="minorEastAsia"/>
        </w:rPr>
        <w:t>As alternative investments continue to gain prominence in the portfolios of institutional and individual investors, the need for sophisticated quantitative tools like G</w:t>
      </w:r>
      <w:r>
        <w:rPr>
          <w:rFonts w:eastAsiaTheme="minorEastAsia"/>
        </w:rPr>
        <w:t xml:space="preserve">MAM </w:t>
      </w:r>
      <w:r w:rsidRPr="00F866F4">
        <w:rPr>
          <w:rFonts w:eastAsiaTheme="minorEastAsia"/>
        </w:rPr>
        <w:t>3 will only grow. By providing a systematic and data-driven approach to evaluating alternative investment funds, G</w:t>
      </w:r>
      <w:r>
        <w:rPr>
          <w:rFonts w:eastAsiaTheme="minorEastAsia"/>
        </w:rPr>
        <w:t xml:space="preserve">MAM </w:t>
      </w:r>
      <w:r w:rsidRPr="00F866F4">
        <w:rPr>
          <w:rFonts w:eastAsiaTheme="minorEastAsia"/>
        </w:rPr>
        <w:t>3 contributes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4C645B12" w14:textId="0037A409" w:rsidR="000B09BE" w:rsidRDefault="00F866F4" w:rsidP="00F866F4">
      <w:pPr>
        <w:jc w:val="both"/>
        <w:rPr>
          <w:rFonts w:eastAsiaTheme="minorEastAsia"/>
        </w:rPr>
      </w:pPr>
      <w:r w:rsidRPr="00F866F4">
        <w:rPr>
          <w:rFonts w:eastAsiaTheme="minorEastAsia"/>
        </w:rPr>
        <w:t>In conclusion, G</w:t>
      </w:r>
      <w:r>
        <w:rPr>
          <w:rFonts w:eastAsiaTheme="minorEastAsia"/>
        </w:rPr>
        <w:t xml:space="preserve">MAM </w:t>
      </w:r>
      <w:r w:rsidRPr="00F866F4">
        <w:rPr>
          <w:rFonts w:eastAsiaTheme="minorEastAsia"/>
        </w:rPr>
        <w:t>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1"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2"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3"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2C56F4" w15:done="0"/>
  <w15:commentEx w15:paraId="6A47E88E" w15:paraIdParent="6E2C56F4" w15:done="0"/>
  <w15:commentEx w15:paraId="0233E6FE" w15:paraIdParent="6E2C56F4" w15:done="0"/>
  <w15:commentEx w15:paraId="6384750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E6F6C" w14:textId="77777777" w:rsidR="00D20182" w:rsidRDefault="00D20182" w:rsidP="00445E14">
      <w:r>
        <w:separator/>
      </w:r>
    </w:p>
  </w:endnote>
  <w:endnote w:type="continuationSeparator" w:id="0">
    <w:p w14:paraId="65E51FD4" w14:textId="77777777" w:rsidR="00D20182" w:rsidRDefault="00D20182" w:rsidP="00445E14">
      <w:r>
        <w:continuationSeparator/>
      </w:r>
    </w:p>
  </w:endnote>
  <w:endnote w:type="continuationNotice" w:id="1">
    <w:p w14:paraId="6517EF49" w14:textId="77777777" w:rsidR="00D20182" w:rsidRDefault="00D201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B04B" w14:textId="77777777" w:rsidR="00D20182" w:rsidRDefault="00D20182" w:rsidP="00445E14">
      <w:r>
        <w:separator/>
      </w:r>
    </w:p>
  </w:footnote>
  <w:footnote w:type="continuationSeparator" w:id="0">
    <w:p w14:paraId="5A21EE29" w14:textId="77777777" w:rsidR="00D20182" w:rsidRDefault="00D20182" w:rsidP="00445E14">
      <w:r>
        <w:continuationSeparator/>
      </w:r>
    </w:p>
  </w:footnote>
  <w:footnote w:type="continuationNotice" w:id="1">
    <w:p w14:paraId="25E6846E" w14:textId="77777777" w:rsidR="00D20182" w:rsidRDefault="00D20182"/>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720584AD"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eine Dowling">
    <w15:presenceInfo w15:providerId="AD" w15:userId="S::madeleine.dowling@icapitalnetwork.com::2ee1fa40-c171-4e69-8a0f-0cfe42b6eb1b"/>
  </w15:person>
  <w15:person w15:author="Arnav Sheth">
    <w15:presenceInfo w15:providerId="AD" w15:userId="S::asheth@icapitalnetwork.com::368154f3-f54a-4cfd-bd90-37c78ad34f0c"/>
  </w15:person>
  <w15:person w15:author="Waylon Bryson">
    <w15:presenceInfo w15:providerId="AD" w15:userId="S::wbryson@icapitalnetwork.com::1647a9d1-2bce-4513-a62c-fabe96cfc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72B2B"/>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66E9E"/>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4F01"/>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08DE"/>
    <w:rsid w:val="00C26366"/>
    <w:rsid w:val="00C26F70"/>
    <w:rsid w:val="00C308B6"/>
    <w:rsid w:val="00C32B61"/>
    <w:rsid w:val="00C44A8F"/>
    <w:rsid w:val="00C46351"/>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0182"/>
    <w:rsid w:val="00D24422"/>
    <w:rsid w:val="00D26092"/>
    <w:rsid w:val="00D504C3"/>
    <w:rsid w:val="00D5440B"/>
    <w:rsid w:val="00D5464A"/>
    <w:rsid w:val="00D81FEB"/>
    <w:rsid w:val="00D85F3A"/>
    <w:rsid w:val="00D863DB"/>
    <w:rsid w:val="00D87F30"/>
    <w:rsid w:val="00D92A8D"/>
    <w:rsid w:val="00D94592"/>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5107</Words>
  <Characters>29112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2024-04-11T17:42:00Z</dcterms:created>
  <dcterms:modified xsi:type="dcterms:W3CDTF">2024-04-11T17:42:00Z</dcterms:modified>
</cp:coreProperties>
</file>