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BE1AD" w14:textId="4F702EB2" w:rsidR="00AD65BF" w:rsidRPr="00AD65BF" w:rsidRDefault="00551EDE" w:rsidP="006A6BDB">
      <w:pPr>
        <w:jc w:val="both"/>
        <w:rPr>
          <w:b/>
          <w:bCs/>
          <w:sz w:val="32"/>
          <w:szCs w:val="32"/>
        </w:rPr>
      </w:pPr>
      <w:r w:rsidRPr="00AD65BF">
        <w:rPr>
          <w:b/>
          <w:bCs/>
          <w:sz w:val="32"/>
          <w:szCs w:val="32"/>
        </w:rPr>
        <w:t>Generalized Multi-Asset Model v3.0</w:t>
      </w:r>
      <w:r w:rsidR="00AD65BF">
        <w:rPr>
          <w:b/>
          <w:bCs/>
          <w:sz w:val="32"/>
          <w:szCs w:val="32"/>
        </w:rPr>
        <w:t xml:space="preserve"> (GMAM 3.0)</w:t>
      </w:r>
    </w:p>
    <w:p w14:paraId="3F02028E" w14:textId="47799813" w:rsidR="000B3B31" w:rsidRPr="001E15A9" w:rsidRDefault="00AD65BF" w:rsidP="006A6BDB">
      <w:pPr>
        <w:jc w:val="both"/>
        <w:rPr>
          <w:b/>
          <w:bCs/>
          <w:sz w:val="28"/>
          <w:szCs w:val="28"/>
        </w:rPr>
      </w:pPr>
      <w:r>
        <w:rPr>
          <w:b/>
          <w:bCs/>
          <w:sz w:val="28"/>
          <w:szCs w:val="28"/>
        </w:rPr>
        <w:t>Methodological Document</w:t>
      </w:r>
    </w:p>
    <w:p w14:paraId="714AB338" w14:textId="77777777" w:rsidR="00551EDE" w:rsidRDefault="00551EDE" w:rsidP="006A6BDB">
      <w:pPr>
        <w:jc w:val="both"/>
      </w:pPr>
    </w:p>
    <w:p w14:paraId="5A8A8E62" w14:textId="28C39D8A" w:rsidR="001E15A9" w:rsidRDefault="000971A4" w:rsidP="006A6BDB">
      <w:pPr>
        <w:jc w:val="both"/>
      </w:pPr>
      <w:r w:rsidRPr="000971A4">
        <w:t>iCapital Portfolio Analytics, Quantitative Research Group</w:t>
      </w:r>
    </w:p>
    <w:p w14:paraId="384B42C2" w14:textId="77777777" w:rsidR="000971A4" w:rsidRDefault="000971A4" w:rsidP="006A6BDB">
      <w:pPr>
        <w:jc w:val="both"/>
      </w:pPr>
    </w:p>
    <w:tbl>
      <w:tblPr>
        <w:tblStyle w:val="TableGrid"/>
        <w:tblW w:w="0" w:type="auto"/>
        <w:tblInd w:w="432" w:type="dxa"/>
        <w:tblLook w:val="04A0" w:firstRow="1" w:lastRow="0" w:firstColumn="1" w:lastColumn="0" w:noHBand="0" w:noVBand="1"/>
      </w:tblPr>
      <w:tblGrid>
        <w:gridCol w:w="8928"/>
      </w:tblGrid>
      <w:tr w:rsidR="004B40B3" w:rsidRPr="004B40B3" w14:paraId="3E52CADE" w14:textId="77777777" w:rsidTr="004B40B3">
        <w:trPr>
          <w:trHeight w:val="144"/>
        </w:trPr>
        <w:tc>
          <w:tcPr>
            <w:tcW w:w="0" w:type="auto"/>
            <w:tcBorders>
              <w:top w:val="nil"/>
              <w:left w:val="nil"/>
              <w:bottom w:val="nil"/>
              <w:right w:val="nil"/>
            </w:tcBorders>
            <w:vAlign w:val="center"/>
          </w:tcPr>
          <w:p w14:paraId="1AA4C629" w14:textId="6953EAE6" w:rsidR="004B40B3" w:rsidRPr="004B40B3" w:rsidRDefault="004B40B3" w:rsidP="00DC79D8">
            <w:pPr>
              <w:pStyle w:val="Heading1"/>
              <w:numPr>
                <w:ilvl w:val="0"/>
                <w:numId w:val="0"/>
              </w:numPr>
              <w:jc w:val="center"/>
              <w:rPr>
                <w:sz w:val="28"/>
                <w:szCs w:val="28"/>
              </w:rPr>
            </w:pPr>
            <w:r w:rsidRPr="004B40B3">
              <w:rPr>
                <w:noProof/>
                <w:sz w:val="28"/>
                <w:szCs w:val="28"/>
              </w:rPr>
              <w:drawing>
                <wp:inline distT="0" distB="0" distL="0" distR="0" wp14:anchorId="317A8A3F" wp14:editId="550FF72A">
                  <wp:extent cx="5367528" cy="2221992"/>
                  <wp:effectExtent l="0" t="0" r="5080" b="635"/>
                  <wp:docPr id="1044672343" name="Picture 104467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7234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67528" cy="2221992"/>
                          </a:xfrm>
                          <a:prstGeom prst="rect">
                            <a:avLst/>
                          </a:prstGeom>
                        </pic:spPr>
                      </pic:pic>
                    </a:graphicData>
                  </a:graphic>
                </wp:inline>
              </w:drawing>
            </w:r>
          </w:p>
        </w:tc>
      </w:tr>
      <w:tr w:rsidR="004B40B3" w:rsidRPr="008B4DAC" w14:paraId="7B778A0E" w14:textId="77777777" w:rsidTr="004B40B3">
        <w:trPr>
          <w:trHeight w:val="144"/>
        </w:trPr>
        <w:tc>
          <w:tcPr>
            <w:tcW w:w="0" w:type="auto"/>
            <w:tcBorders>
              <w:top w:val="nil"/>
              <w:left w:val="nil"/>
              <w:bottom w:val="nil"/>
              <w:right w:val="nil"/>
            </w:tcBorders>
            <w:vAlign w:val="center"/>
          </w:tcPr>
          <w:p w14:paraId="4BCC6625" w14:textId="2038BDC0" w:rsidR="004B40B3" w:rsidRPr="008B4DAC" w:rsidRDefault="00670982" w:rsidP="006A6BDB">
            <w:pPr>
              <w:pStyle w:val="Heading1"/>
              <w:numPr>
                <w:ilvl w:val="0"/>
                <w:numId w:val="0"/>
              </w:numPr>
              <w:spacing w:before="0"/>
              <w:jc w:val="both"/>
              <w:rPr>
                <w:i/>
                <w:iCs/>
                <w:sz w:val="24"/>
                <w:szCs w:val="24"/>
              </w:rPr>
            </w:pPr>
            <w:r w:rsidRPr="00670982">
              <w:rPr>
                <w:i/>
                <w:iCs/>
                <w:sz w:val="24"/>
                <w:szCs w:val="24"/>
              </w:rPr>
              <w:t xml:space="preserve">Figure </w:t>
            </w:r>
            <w:r>
              <w:rPr>
                <w:i/>
                <w:iCs/>
                <w:sz w:val="24"/>
                <w:szCs w:val="24"/>
              </w:rPr>
              <w:t>1</w:t>
            </w:r>
            <w:r w:rsidRPr="00670982">
              <w:rPr>
                <w:i/>
                <w:iCs/>
                <w:sz w:val="24"/>
                <w:szCs w:val="24"/>
              </w:rPr>
              <w:t xml:space="preserve">: </w:t>
            </w:r>
            <w:r w:rsidR="006D0D67" w:rsidRPr="006D0D67">
              <w:rPr>
                <w:i/>
                <w:iCs/>
                <w:sz w:val="24"/>
                <w:szCs w:val="24"/>
              </w:rPr>
              <w:t xml:space="preserve">An example of a fund’s returns as generated by GMAM 3.0. The fund was launched in 2019. GMAM 3.0 </w:t>
            </w:r>
            <w:proofErr w:type="spellStart"/>
            <w:r w:rsidR="006D0D67" w:rsidRPr="006D0D67">
              <w:rPr>
                <w:i/>
                <w:iCs/>
                <w:sz w:val="24"/>
                <w:szCs w:val="24"/>
              </w:rPr>
              <w:t>backcasted</w:t>
            </w:r>
            <w:proofErr w:type="spellEnd"/>
            <w:r w:rsidR="006D0D67" w:rsidRPr="006D0D67">
              <w:rPr>
                <w:i/>
                <w:iCs/>
                <w:sz w:val="24"/>
                <w:szCs w:val="24"/>
              </w:rPr>
              <w:t xml:space="preserve"> the returns to 2004 using hierarchical Bayesian techniques. These included joint estimation of de-smoothed returns and systematic factor exposures, among other model paramet</w:t>
            </w:r>
            <w:r w:rsidR="00E1106B">
              <w:rPr>
                <w:i/>
                <w:iCs/>
                <w:sz w:val="24"/>
                <w:szCs w:val="24"/>
              </w:rPr>
              <w:t>er</w:t>
            </w:r>
            <w:r w:rsidR="006D0D67" w:rsidRPr="006D0D67">
              <w:rPr>
                <w:i/>
                <w:iCs/>
                <w:sz w:val="24"/>
                <w:szCs w:val="24"/>
              </w:rPr>
              <w:t xml:space="preserve">s. The </w:t>
            </w:r>
            <w:proofErr w:type="spellStart"/>
            <w:r w:rsidR="006D0D67" w:rsidRPr="006D0D67">
              <w:rPr>
                <w:i/>
                <w:iCs/>
                <w:sz w:val="24"/>
                <w:szCs w:val="24"/>
              </w:rPr>
              <w:t>backcast</w:t>
            </w:r>
            <w:proofErr w:type="spellEnd"/>
            <w:r w:rsidR="006D0D67" w:rsidRPr="006D0D67">
              <w:rPr>
                <w:i/>
                <w:iCs/>
                <w:sz w:val="24"/>
                <w:szCs w:val="24"/>
              </w:rPr>
              <w:t xml:space="preserve"> helps investors pair the fund with a portfolio of publicly available securities.</w:t>
            </w:r>
          </w:p>
        </w:tc>
      </w:tr>
    </w:tbl>
    <w:p w14:paraId="63F973D8" w14:textId="77777777" w:rsidR="004B40B3" w:rsidRDefault="004B40B3" w:rsidP="006A6BDB">
      <w:pPr>
        <w:pStyle w:val="Heading1"/>
        <w:numPr>
          <w:ilvl w:val="0"/>
          <w:numId w:val="0"/>
        </w:numPr>
        <w:jc w:val="both"/>
      </w:pPr>
    </w:p>
    <w:p w14:paraId="44D1D3F0" w14:textId="278DCA17" w:rsidR="00551EDE" w:rsidRPr="00551EDE" w:rsidRDefault="00551EDE" w:rsidP="006A6BDB">
      <w:pPr>
        <w:pStyle w:val="Heading1"/>
        <w:jc w:val="both"/>
      </w:pPr>
      <w:r w:rsidRPr="00551EDE">
        <w:t>Introduction</w:t>
      </w:r>
      <w:r w:rsidR="00EB7DD2">
        <w:t xml:space="preserve"> and Motivation</w:t>
      </w:r>
    </w:p>
    <w:p w14:paraId="44682C8E" w14:textId="03C21CDA" w:rsidR="00041E26" w:rsidRDefault="007958A2" w:rsidP="006A6BDB">
      <w:pPr>
        <w:jc w:val="both"/>
      </w:pPr>
      <w:r>
        <w:t>Data from past years suggest that a</w:t>
      </w:r>
      <w:r w:rsidR="00041E26" w:rsidRPr="00041E26">
        <w:t>lternative investments such as private equity</w:t>
      </w:r>
      <w:r>
        <w:t xml:space="preserve"> and</w:t>
      </w:r>
      <w:r w:rsidR="00041E26" w:rsidRPr="00041E26">
        <w:t xml:space="preserve"> hedge funds</w:t>
      </w:r>
      <w:r w:rsidR="007828DE">
        <w:t xml:space="preserve"> </w:t>
      </w:r>
      <w:r w:rsidR="00041E26" w:rsidRPr="00041E26">
        <w:t xml:space="preserve">are </w:t>
      </w:r>
      <w:r>
        <w:t>trending upwards</w:t>
      </w:r>
      <w:r w:rsidR="00041E26" w:rsidRPr="00041E26">
        <w:t>. For instance, Bain &amp; Company</w:t>
      </w:r>
      <w:r w:rsidR="00041E26">
        <w:rPr>
          <w:rStyle w:val="FootnoteReference"/>
        </w:rPr>
        <w:footnoteReference w:id="2"/>
      </w:r>
      <w:r w:rsidR="00041E26" w:rsidRPr="00041E26">
        <w:t xml:space="preserve"> valued private </w:t>
      </w:r>
      <w:r w:rsidR="007B4851" w:rsidRPr="00041E26">
        <w:t>equity buyout</w:t>
      </w:r>
      <w:r w:rsidR="00041E26" w:rsidRPr="00041E26">
        <w:t xml:space="preserve"> deals for 2022 at $654 billion globally. This was the second-highest valuation since </w:t>
      </w:r>
      <w:r w:rsidR="00C64523" w:rsidRPr="00041E26">
        <w:t>2008 and</w:t>
      </w:r>
      <w:r w:rsidR="00041E26" w:rsidRPr="00041E26">
        <w:t xml:space="preserve"> brought the total deal volume to $2.4 trillion</w:t>
      </w:r>
      <w:r w:rsidR="00041E26">
        <w:rPr>
          <w:rStyle w:val="FootnoteReference"/>
        </w:rPr>
        <w:footnoteReference w:id="3"/>
      </w:r>
      <w:r w:rsidR="00041E26" w:rsidRPr="00041E26">
        <w:t>. Additionally, total private markets AUM reached $11.7 trillion as of June 2022. Structured products also grew to reach $1.5 trillion in new issuance</w:t>
      </w:r>
      <w:r w:rsidR="00E1106B">
        <w:t>s</w:t>
      </w:r>
      <w:r w:rsidR="00041E26" w:rsidRPr="00041E26">
        <w:t xml:space="preserve"> in 2021, according to S&amp;P</w:t>
      </w:r>
      <w:r w:rsidR="00E1106B">
        <w:t>,</w:t>
      </w:r>
      <w:r w:rsidR="00041E26" w:rsidRPr="00041E26">
        <w:t xml:space="preserve"> and Bloomberg states that structured products still outsize the total ETF market at $5.3tn</w:t>
      </w:r>
      <w:r w:rsidR="00A51E60">
        <w:rPr>
          <w:rStyle w:val="FootnoteReference"/>
        </w:rPr>
        <w:footnoteReference w:id="4"/>
      </w:r>
      <w:r w:rsidR="00041E26" w:rsidRPr="00041E26">
        <w:t>.</w:t>
      </w:r>
      <w:r w:rsidR="002C4E2E">
        <w:t xml:space="preserve"> </w:t>
      </w:r>
      <w:r w:rsidR="002C4E2E" w:rsidRPr="002C4E2E">
        <w:t>All of this makes alternatives a major asset class, with institutions such as colleges, foundations, pension funds, and more investing in it.</w:t>
      </w:r>
    </w:p>
    <w:p w14:paraId="78737E7E" w14:textId="77777777" w:rsidR="00041E26" w:rsidRDefault="00041E26" w:rsidP="006A6BDB">
      <w:pPr>
        <w:jc w:val="both"/>
      </w:pPr>
    </w:p>
    <w:p w14:paraId="68A0B1C0" w14:textId="2E75DF52" w:rsidR="003B60C9" w:rsidRDefault="009A26E4" w:rsidP="006A6BDB">
      <w:pPr>
        <w:jc w:val="both"/>
      </w:pPr>
      <w:r>
        <w:t>On the investor-side</w:t>
      </w:r>
      <w:r w:rsidR="00080123" w:rsidRPr="00080123">
        <w:t xml:space="preserve">, SEC rules defining what an accredited investor is have recently been broadened to include </w:t>
      </w:r>
      <w:r w:rsidR="008A6C07">
        <w:t>“</w:t>
      </w:r>
      <w:r w:rsidR="00080123" w:rsidRPr="00080123">
        <w:t>individual investors that have the knowledge and expertise to participate in [financial] markets.</w:t>
      </w:r>
      <w:r w:rsidR="008A6C07">
        <w:t>”</w:t>
      </w:r>
      <w:r w:rsidR="00080123" w:rsidRPr="00080123">
        <w:t xml:space="preserve">. </w:t>
      </w:r>
    </w:p>
    <w:p w14:paraId="044BAE21" w14:textId="77777777" w:rsidR="003B60C9" w:rsidRDefault="003B60C9" w:rsidP="006A6BDB">
      <w:pPr>
        <w:jc w:val="both"/>
      </w:pPr>
    </w:p>
    <w:p w14:paraId="3092690E" w14:textId="21ACD8C3" w:rsidR="00FB3D77" w:rsidRDefault="003B60C9" w:rsidP="006A6BDB">
      <w:pPr>
        <w:jc w:val="both"/>
      </w:pPr>
      <w:r>
        <w:t xml:space="preserve">iCapital has </w:t>
      </w:r>
      <w:r w:rsidR="00080123" w:rsidRPr="00080123">
        <w:t>hastened the market expansion and liquidity of alternative investments</w:t>
      </w:r>
      <w:r w:rsidR="00DB704B">
        <w:t>, democratizing the market,</w:t>
      </w:r>
      <w:r w:rsidR="00080123" w:rsidRPr="00080123">
        <w:t xml:space="preserve"> and made it a viable option for </w:t>
      </w:r>
      <w:r w:rsidR="00311B7A">
        <w:t>mass affluent</w:t>
      </w:r>
      <w:r w:rsidR="00080123" w:rsidRPr="00080123">
        <w:t xml:space="preserve"> investors and private wealth funds</w:t>
      </w:r>
      <w:r w:rsidR="008A6C07">
        <w:rPr>
          <w:rStyle w:val="FootnoteReference"/>
        </w:rPr>
        <w:footnoteReference w:id="5"/>
      </w:r>
      <w:r w:rsidR="00080123" w:rsidRPr="00080123">
        <w:t>.</w:t>
      </w:r>
    </w:p>
    <w:p w14:paraId="350CFE6C" w14:textId="77777777" w:rsidR="00FB3D77" w:rsidRDefault="00FB3D77" w:rsidP="006A6BDB">
      <w:pPr>
        <w:jc w:val="both"/>
      </w:pPr>
    </w:p>
    <w:p w14:paraId="54FD1E61" w14:textId="0E155245" w:rsidR="007537CD" w:rsidRDefault="007C6D3E" w:rsidP="006A6BDB">
      <w:pPr>
        <w:jc w:val="both"/>
      </w:pPr>
      <w:r w:rsidRPr="007C6D3E">
        <w:t xml:space="preserve">Optimal wealth allocation requires data on the risk, return, and covariance of asset classes. </w:t>
      </w:r>
      <w:r w:rsidR="00071840">
        <w:t>Private Equity (henceforth “</w:t>
      </w:r>
      <w:r w:rsidRPr="007C6D3E">
        <w:t>PE</w:t>
      </w:r>
      <w:r w:rsidR="00071840">
        <w:t>”)</w:t>
      </w:r>
      <w:r w:rsidRPr="007C6D3E">
        <w:t xml:space="preserve"> is</w:t>
      </w:r>
      <w:r w:rsidR="00B1453D">
        <w:t>, however,</w:t>
      </w:r>
      <w:r w:rsidRPr="007C6D3E">
        <w:t xml:space="preserve"> largely exempt from public disclosure requirements. The issue is particularly </w:t>
      </w:r>
      <w:r w:rsidR="00E1106B">
        <w:t>acute</w:t>
      </w:r>
      <w:r w:rsidR="00E1106B" w:rsidRPr="007C6D3E">
        <w:t xml:space="preserve"> </w:t>
      </w:r>
      <w:r w:rsidRPr="007C6D3E">
        <w:t>with respect to performance metrics based on actual transactions. The</w:t>
      </w:r>
      <w:r>
        <w:t xml:space="preserve"> </w:t>
      </w:r>
      <w:r w:rsidRPr="007C6D3E">
        <w:t>limit</w:t>
      </w:r>
      <w:r>
        <w:t>e</w:t>
      </w:r>
      <w:r w:rsidRPr="007C6D3E">
        <w:t>d data im</w:t>
      </w:r>
      <w:r w:rsidR="004021A8" w:rsidRPr="004021A8">
        <w:t>pedes the investment process for portfolios containing such assets.</w:t>
      </w:r>
    </w:p>
    <w:p w14:paraId="555E063C" w14:textId="77777777" w:rsidR="004021A8" w:rsidRDefault="004021A8" w:rsidP="006A6BDB">
      <w:pPr>
        <w:jc w:val="both"/>
      </w:pPr>
    </w:p>
    <w:p w14:paraId="6FB13369" w14:textId="5934E863" w:rsidR="004021A8" w:rsidRDefault="004021A8" w:rsidP="004021A8">
      <w:pPr>
        <w:jc w:val="both"/>
      </w:pPr>
      <w:proofErr w:type="spellStart"/>
      <w:r>
        <w:t>iCapital</w:t>
      </w:r>
      <w:proofErr w:type="spellEnd"/>
      <w:r>
        <w:t xml:space="preserve"> </w:t>
      </w:r>
      <w:r w:rsidR="00E1106B">
        <w:t xml:space="preserve">addresses </w:t>
      </w:r>
      <w:r>
        <w:t xml:space="preserve">this problem and other issues associated with returns on illiquid and alternative investments via our Generalized Multi-Asset Model version 3.0 (henceforth, GMAM 3). GMAM 3 is a returns-based model that uses hierarchical Bayesian modeling techniques to </w:t>
      </w:r>
      <w:r w:rsidR="00E1106B">
        <w:t xml:space="preserve">simulate </w:t>
      </w:r>
      <w:r>
        <w:t xml:space="preserve">the underlying economic returns </w:t>
      </w:r>
      <w:r w:rsidR="007958A2">
        <w:t xml:space="preserve">for </w:t>
      </w:r>
      <w:r>
        <w:t>fund</w:t>
      </w:r>
      <w:r w:rsidR="00E1106B">
        <w:t>s</w:t>
      </w:r>
      <w:r>
        <w:t xml:space="preserve"> on </w:t>
      </w:r>
      <w:proofErr w:type="spellStart"/>
      <w:r>
        <w:t>iCapital’s</w:t>
      </w:r>
      <w:proofErr w:type="spellEnd"/>
      <w:r>
        <w:t xml:space="preserve"> </w:t>
      </w:r>
      <w:r w:rsidR="00E1106B">
        <w:t>Marketplace</w:t>
      </w:r>
      <w:r>
        <w:t xml:space="preserve">. The model helps investors </w:t>
      </w:r>
      <w:r w:rsidR="007958A2">
        <w:t xml:space="preserve">research and educate themselves </w:t>
      </w:r>
      <w:r>
        <w:t xml:space="preserve">on </w:t>
      </w:r>
      <w:r w:rsidR="007958A2">
        <w:t xml:space="preserve">the compatibility of a particular </w:t>
      </w:r>
      <w:r>
        <w:t xml:space="preserve">fund </w:t>
      </w:r>
      <w:r w:rsidR="007958A2">
        <w:t xml:space="preserve">with their </w:t>
      </w:r>
      <w:r>
        <w:t>investment needs and risk preferences.</w:t>
      </w:r>
    </w:p>
    <w:p w14:paraId="7F5C304C" w14:textId="77777777" w:rsidR="004021A8" w:rsidRDefault="004021A8" w:rsidP="004021A8">
      <w:pPr>
        <w:jc w:val="both"/>
      </w:pPr>
    </w:p>
    <w:p w14:paraId="23401D0C" w14:textId="46F39E2F" w:rsidR="00F71D5E" w:rsidRDefault="004021A8" w:rsidP="004021A8">
      <w:pPr>
        <w:jc w:val="both"/>
      </w:pPr>
      <w:r>
        <w:t xml:space="preserve">This technical manual documents the important economic features of the </w:t>
      </w:r>
      <w:r w:rsidR="00C64523">
        <w:t>model and</w:t>
      </w:r>
      <w:r>
        <w:t xml:space="preserve"> explains the economic and econometric motivation behind choices made in model construction. The intended audience for this document has a working familiarity with Bayesian hierarchical models, econometric time series, expected return beta models, and other similar topics.</w:t>
      </w:r>
    </w:p>
    <w:p w14:paraId="6DEDE25D" w14:textId="77777777" w:rsidR="004021A8" w:rsidRDefault="004021A8" w:rsidP="004021A8">
      <w:pPr>
        <w:jc w:val="both"/>
      </w:pPr>
    </w:p>
    <w:p w14:paraId="24E4EDEC" w14:textId="265E8452" w:rsidR="00F71D5E" w:rsidRDefault="004B40B3" w:rsidP="006A6BDB">
      <w:pPr>
        <w:pStyle w:val="Heading2"/>
        <w:jc w:val="both"/>
      </w:pPr>
      <w:r w:rsidRPr="004B40B3">
        <w:t>Why Bayesian?</w:t>
      </w:r>
    </w:p>
    <w:p w14:paraId="3C365668" w14:textId="4522A7AF" w:rsidR="00445E14" w:rsidRDefault="004B40B3" w:rsidP="006A6BDB">
      <w:pPr>
        <w:jc w:val="both"/>
      </w:pPr>
      <w:r w:rsidRPr="004B40B3">
        <w:t xml:space="preserve">Bayesian techniques offer a more robust and flexible approach to capture the complex dynamics of </w:t>
      </w:r>
      <w:r w:rsidR="007958A2">
        <w:t xml:space="preserve">alternative investment </w:t>
      </w:r>
      <w:r w:rsidRPr="004B40B3">
        <w:t>returns due to their ability to</w:t>
      </w:r>
      <w:r w:rsidR="00445E14">
        <w:t>:</w:t>
      </w:r>
    </w:p>
    <w:p w14:paraId="5219F5AA" w14:textId="77777777" w:rsidR="00445E14" w:rsidRDefault="004B40B3" w:rsidP="006A6BDB">
      <w:pPr>
        <w:pStyle w:val="ListParagraph"/>
        <w:numPr>
          <w:ilvl w:val="0"/>
          <w:numId w:val="3"/>
        </w:numPr>
        <w:jc w:val="both"/>
      </w:pPr>
      <w:r w:rsidRPr="004B40B3">
        <w:t xml:space="preserve">incorporate prior knowledge, </w:t>
      </w:r>
    </w:p>
    <w:p w14:paraId="15FFE819" w14:textId="77777777" w:rsidR="00445E14" w:rsidRDefault="004B40B3" w:rsidP="006A6BDB">
      <w:pPr>
        <w:pStyle w:val="ListParagraph"/>
        <w:numPr>
          <w:ilvl w:val="0"/>
          <w:numId w:val="3"/>
        </w:numPr>
        <w:jc w:val="both"/>
      </w:pPr>
      <w:r w:rsidRPr="004B40B3">
        <w:t xml:space="preserve">handle limited data, </w:t>
      </w:r>
    </w:p>
    <w:p w14:paraId="2FB5352C" w14:textId="77777777" w:rsidR="00445E14" w:rsidRDefault="004B40B3" w:rsidP="006A6BDB">
      <w:pPr>
        <w:pStyle w:val="ListParagraph"/>
        <w:numPr>
          <w:ilvl w:val="0"/>
          <w:numId w:val="3"/>
        </w:numPr>
        <w:jc w:val="both"/>
      </w:pPr>
      <w:r w:rsidRPr="004B40B3">
        <w:t xml:space="preserve">account for illiquidity, and </w:t>
      </w:r>
    </w:p>
    <w:p w14:paraId="18B58501" w14:textId="77777777" w:rsidR="00445E14" w:rsidRDefault="004B40B3" w:rsidP="006A6BDB">
      <w:pPr>
        <w:pStyle w:val="ListParagraph"/>
        <w:numPr>
          <w:ilvl w:val="0"/>
          <w:numId w:val="3"/>
        </w:numPr>
        <w:jc w:val="both"/>
      </w:pPr>
      <w:r w:rsidRPr="004B40B3">
        <w:t xml:space="preserve">update estimates as new information becomes available. </w:t>
      </w:r>
    </w:p>
    <w:p w14:paraId="7E482ECE" w14:textId="77777777" w:rsidR="00445E14" w:rsidRDefault="00445E14" w:rsidP="006A6BDB">
      <w:pPr>
        <w:pStyle w:val="ListParagraph"/>
        <w:jc w:val="both"/>
      </w:pPr>
    </w:p>
    <w:p w14:paraId="2D9506E7" w14:textId="4B5656D0" w:rsidR="00445E14" w:rsidRDefault="00903738" w:rsidP="006A6BDB">
      <w:pPr>
        <w:jc w:val="both"/>
      </w:pPr>
      <w:r w:rsidRPr="00903738">
        <w:t>Bayesian methodologies allow for the integration of prior beliefs or information about specific funds into the estimation of returns. The prior information effectually supplements limited data. These techniques directly incorporate uncertainty into the return estimates by treating all parameters as stochastic. The framework aligns well with the unique characteristics of alternative investments, allowing for more accurate and informed returns estimation.</w:t>
      </w:r>
    </w:p>
    <w:p w14:paraId="68F2F5A3" w14:textId="77777777" w:rsidR="00903738" w:rsidRDefault="00903738" w:rsidP="006A6BDB">
      <w:pPr>
        <w:jc w:val="both"/>
      </w:pPr>
    </w:p>
    <w:p w14:paraId="14B07289" w14:textId="72685275" w:rsidR="00444214" w:rsidRDefault="00F23E84" w:rsidP="006A6BDB">
      <w:pPr>
        <w:jc w:val="both"/>
      </w:pPr>
      <w:r w:rsidRPr="00F23E84">
        <w:t xml:space="preserve">It is well-known in the academic finance literature that for PE </w:t>
      </w:r>
      <w:r w:rsidR="00DB0AD3">
        <w:t xml:space="preserve">and other alternative </w:t>
      </w:r>
      <w:r w:rsidR="007B4851">
        <w:t>investments there</w:t>
      </w:r>
      <w:r w:rsidRPr="00F23E84">
        <w:t xml:space="preserve"> is a dearth of performance metrics based on actual transactions (Kaplan and </w:t>
      </w:r>
      <w:proofErr w:type="spellStart"/>
      <w:r w:rsidRPr="00F23E84">
        <w:t>Schoar</w:t>
      </w:r>
      <w:proofErr w:type="spellEnd"/>
      <w:r w:rsidRPr="00F23E84">
        <w:t xml:space="preserve"> [2005]). The available time series data often relies on non-market valuations or multiyear internal rates of return (IRR), often segmented by the vintage years of the funds. For investors seeking to optimally allocate their wealth across public securities and </w:t>
      </w:r>
      <w:r w:rsidR="007958A2">
        <w:t>PE</w:t>
      </w:r>
      <w:r w:rsidRPr="00F23E84">
        <w:t xml:space="preserve">, the lack of data is a significant barrier. Even </w:t>
      </w:r>
      <w:r w:rsidRPr="00F23E84">
        <w:lastRenderedPageBreak/>
        <w:t>simple Markowitz-style (Markowitz [1952]) mean-variance optimization requires a sufficiently long history of returns, which is unavailable in the case of PE.</w:t>
      </w:r>
    </w:p>
    <w:p w14:paraId="2AA0F2B1" w14:textId="77777777" w:rsidR="00F23E84" w:rsidRDefault="00F23E84" w:rsidP="006A6BDB">
      <w:pPr>
        <w:jc w:val="both"/>
      </w:pPr>
    </w:p>
    <w:p w14:paraId="3378A07E" w14:textId="20C78626" w:rsidR="00521A0C" w:rsidRDefault="00DB0AD3" w:rsidP="00563869">
      <w:r w:rsidRPr="00DB0AD3">
        <w:t>IRR is a commonly used metric in the PE world to gauge a fund’s performance. It provides a convenient way by which to compare and benchmark various funds. Furthermore, it provides a computationally simple procedure to account for the timing and magnitude of cash flows since PE</w:t>
      </w:r>
      <w:r>
        <w:t xml:space="preserve"> </w:t>
      </w:r>
      <w:r w:rsidRPr="00DB0AD3">
        <w:t xml:space="preserve">investments are typically illiquid </w:t>
      </w:r>
      <w:r w:rsidR="00C770D1">
        <w:t>with long</w:t>
      </w:r>
      <w:r w:rsidRPr="00DB0AD3">
        <w:t xml:space="preserve"> investment horizons. And finally, it helps investors assess the risk of a fund.</w:t>
      </w:r>
    </w:p>
    <w:p w14:paraId="50384286" w14:textId="77777777" w:rsidR="00DB0AD3" w:rsidRDefault="00DB0AD3" w:rsidP="006A6BDB">
      <w:pPr>
        <w:jc w:val="both"/>
      </w:pPr>
    </w:p>
    <w:p w14:paraId="0190A73D" w14:textId="60B6189E" w:rsidR="00445E14" w:rsidRDefault="00DB0AD3" w:rsidP="006A6BDB">
      <w:pPr>
        <w:jc w:val="both"/>
      </w:pPr>
      <w:r w:rsidRPr="00DB0AD3">
        <w:t xml:space="preserve">While these are good reasons to use the IRR, the measure has numerous shortcomings. </w:t>
      </w:r>
      <w:r>
        <w:t>Many academics</w:t>
      </w:r>
      <w:r w:rsidR="00BB5321">
        <w:rPr>
          <w:rStyle w:val="FootnoteReference"/>
        </w:rPr>
        <w:footnoteReference w:id="6"/>
      </w:r>
      <w:r w:rsidR="00BB5321">
        <w:t xml:space="preserve"> </w:t>
      </w:r>
      <w:r>
        <w:t xml:space="preserve">believe that </w:t>
      </w:r>
      <w:r w:rsidRPr="00DB0AD3">
        <w:t>IRR assumes cash proceeds will be reinvested to achieve a particular return. This assumption does not coincide with the reality of cash flow distributions. For example, if a fund reports a 50% IRR and has returned cash early in its life, the assumption is that the cash will be reinvested at 50%. However, it is unlikely that the fund will find such an investment opportunity every time cash is distributed.</w:t>
      </w:r>
    </w:p>
    <w:p w14:paraId="734FB67A" w14:textId="77777777" w:rsidR="00DB0AD3" w:rsidRPr="00445E14" w:rsidRDefault="00DB0AD3" w:rsidP="006A6BDB">
      <w:pPr>
        <w:jc w:val="both"/>
      </w:pPr>
    </w:p>
    <w:p w14:paraId="0CDACAB6" w14:textId="0AF8DBBE" w:rsidR="00EB7DD2" w:rsidRDefault="00DB0AD3" w:rsidP="006A6BDB">
      <w:pPr>
        <w:jc w:val="both"/>
      </w:pPr>
      <w:r w:rsidRPr="00DB0AD3">
        <w:t>Furthermore, IRR can distort management incentives, upwardly bias performance measures, and misrepresent volatility estimates (</w:t>
      </w:r>
      <w:proofErr w:type="spellStart"/>
      <w:r w:rsidRPr="00DB0AD3">
        <w:t>Phalippou</w:t>
      </w:r>
      <w:proofErr w:type="spellEnd"/>
      <w:r w:rsidRPr="00DB0AD3">
        <w:t xml:space="preserve"> [2008]). As stated in Sorensen and Jagannathan [2013], “The IRR may not exist, and it may not be unique.” Even though the Modified IRR (MIRR) accounts for some well-known pitfalls in the measure, its practical implementation in a private partnership is not obvious.</w:t>
      </w:r>
    </w:p>
    <w:p w14:paraId="52D521FB" w14:textId="77777777" w:rsidR="00DB0AD3" w:rsidRDefault="00DB0AD3" w:rsidP="006A6BDB">
      <w:pPr>
        <w:jc w:val="both"/>
      </w:pPr>
    </w:p>
    <w:p w14:paraId="4B695BD8" w14:textId="2B90A3FF" w:rsidR="00CA48E5" w:rsidRDefault="00EB7DD2" w:rsidP="006A6BDB">
      <w:pPr>
        <w:jc w:val="both"/>
      </w:pPr>
      <w:r>
        <w:t>GMAM 3</w:t>
      </w:r>
      <w:r w:rsidR="00AE205B">
        <w:t>,</w:t>
      </w:r>
      <w:r>
        <w:t xml:space="preserve"> </w:t>
      </w:r>
      <w:r w:rsidR="00AE205B">
        <w:t xml:space="preserve">on the other hand, </w:t>
      </w:r>
      <w:r>
        <w:t>uses time-weighted returns</w:t>
      </w:r>
      <w:r w:rsidR="00F03AB1">
        <w:t xml:space="preserve">. </w:t>
      </w:r>
    </w:p>
    <w:p w14:paraId="0203C58C" w14:textId="77777777" w:rsidR="00CA48E5" w:rsidRDefault="00CA48E5" w:rsidP="006A6BDB">
      <w:pPr>
        <w:jc w:val="both"/>
      </w:pPr>
    </w:p>
    <w:p w14:paraId="506AE294" w14:textId="0735285E" w:rsidR="00CA48E5" w:rsidRDefault="00000000" w:rsidP="006A6BDB">
      <w:pPr>
        <w:jc w:val="both"/>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+Distribution</m:t>
              </m:r>
              <m:sSub>
                <m:sSubPr>
                  <m:ctrlPr>
                    <w:rPr>
                      <w:rFonts w:ascii="Cambria Math" w:hAnsi="Cambria Math"/>
                      <w:i/>
                    </w:rPr>
                  </m:ctrlPr>
                </m:sSubPr>
                <m:e>
                  <m:r>
                    <w:rPr>
                      <w:rFonts w:ascii="Cambria Math" w:hAnsi="Cambria Math"/>
                    </w:rPr>
                    <m:t>s</m:t>
                  </m:r>
                </m:e>
                <m:sub>
                  <m:r>
                    <w:rPr>
                      <w:rFonts w:ascii="Cambria Math" w:hAnsi="Cambria Math"/>
                    </w:rPr>
                    <m:t>t</m:t>
                  </m:r>
                </m:sub>
              </m:sSub>
            </m:num>
            <m:den>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+Contribution</m:t>
              </m:r>
              <m:sSub>
                <m:sSubPr>
                  <m:ctrlPr>
                    <w:rPr>
                      <w:rFonts w:ascii="Cambria Math" w:hAnsi="Cambria Math"/>
                      <w:i/>
                    </w:rPr>
                  </m:ctrlPr>
                </m:sSubPr>
                <m:e>
                  <m:r>
                    <w:rPr>
                      <w:rFonts w:ascii="Cambria Math" w:hAnsi="Cambria Math"/>
                    </w:rPr>
                    <m:t>s</m:t>
                  </m:r>
                </m:e>
                <m:sub>
                  <m:r>
                    <w:rPr>
                      <w:rFonts w:ascii="Cambria Math" w:hAnsi="Cambria Math"/>
                    </w:rPr>
                    <m:t>t</m:t>
                  </m:r>
                </m:sub>
              </m:sSub>
            </m:den>
          </m:f>
        </m:oMath>
      </m:oMathPara>
    </w:p>
    <w:p w14:paraId="6384AACE" w14:textId="77777777" w:rsidR="00BF1BAA" w:rsidRDefault="00BF1BAA" w:rsidP="006A6BDB">
      <w:pPr>
        <w:jc w:val="both"/>
      </w:pPr>
    </w:p>
    <w:p w14:paraId="7BEED9C7" w14:textId="2E268F9B" w:rsidR="00DB0AD3" w:rsidRDefault="00DB0AD3" w:rsidP="006A6BDB">
      <w:pPr>
        <w:jc w:val="both"/>
      </w:pPr>
      <w:r w:rsidRPr="00DB0AD3">
        <w:t>Though time-weighted returns have their own caveats</w:t>
      </w:r>
      <w:r>
        <w:rPr>
          <w:rStyle w:val="FootnoteReference"/>
        </w:rPr>
        <w:footnoteReference w:id="7"/>
      </w:r>
      <w:r w:rsidRPr="00DB0AD3">
        <w:t xml:space="preserve">, they also mitigate many of the shortcomings of IRR. For instance, this method of calculation accounts for contributions and distributions, as well as their timing, in representing the total return on a single investment. Also, they allow for a more standardized comparison of performance across different investment vehicles and asset classes. The standardization is particularly valuable to investors seeking to combine </w:t>
      </w:r>
      <w:r>
        <w:t xml:space="preserve">alts </w:t>
      </w:r>
      <w:r w:rsidRPr="00DB0AD3">
        <w:t xml:space="preserve">with publicly available investments. Finally, time-weighted returns are a widely understood and commonly used method in the broader investment industry. Their use in measuring </w:t>
      </w:r>
      <w:r>
        <w:t>fund</w:t>
      </w:r>
      <w:r w:rsidRPr="00DB0AD3">
        <w:t xml:space="preserve"> performance facilitates understanding and communication about fund performance, especially for stakeholders more familiar with traditional investment vehicles.</w:t>
      </w:r>
    </w:p>
    <w:p w14:paraId="3EE4D10A" w14:textId="77777777" w:rsidR="00592923" w:rsidRDefault="00592923" w:rsidP="006A6BDB">
      <w:pPr>
        <w:jc w:val="both"/>
      </w:pPr>
    </w:p>
    <w:p w14:paraId="561F0786" w14:textId="302A9738" w:rsidR="00445E14" w:rsidRDefault="00EB0B06" w:rsidP="006A6BDB">
      <w:pPr>
        <w:jc w:val="both"/>
      </w:pPr>
      <w:r>
        <w:t>One of the strengths of t</w:t>
      </w:r>
      <w:r w:rsidR="00EB7DD2">
        <w:t>he model’s Bayesian estimation process provides measures of uncertainty around the estimated returns, and this allows the user to decide for themselves the degree to which they can rely on the</w:t>
      </w:r>
      <w:r>
        <w:t>se</w:t>
      </w:r>
      <w:r w:rsidR="00EB7DD2">
        <w:t xml:space="preserve"> estimated</w:t>
      </w:r>
      <w:r>
        <w:t>, time-weighed</w:t>
      </w:r>
      <w:r w:rsidR="00EB7DD2">
        <w:t xml:space="preserve"> returns.</w:t>
      </w:r>
    </w:p>
    <w:p w14:paraId="5E50A6E7" w14:textId="77777777" w:rsidR="00FD5D09" w:rsidRDefault="00FD5D09" w:rsidP="006A6BDB">
      <w:pPr>
        <w:jc w:val="both"/>
      </w:pPr>
    </w:p>
    <w:p w14:paraId="78CFF6B2" w14:textId="6944C518" w:rsidR="00FD5D09" w:rsidRDefault="00FD5D09" w:rsidP="004F4307">
      <w:pPr>
        <w:pStyle w:val="Heading1"/>
      </w:pPr>
      <w:r>
        <w:t>The Model</w:t>
      </w:r>
    </w:p>
    <w:p w14:paraId="4FB6E032" w14:textId="540AF40D" w:rsidR="00FD5D09" w:rsidRPr="00FD5D09" w:rsidRDefault="00FD5D09" w:rsidP="006A6BDB">
      <w:pPr>
        <w:jc w:val="both"/>
      </w:pPr>
      <w:r>
        <w:t xml:space="preserve">At its </w:t>
      </w:r>
      <w:r w:rsidR="00C12997">
        <w:t>core,</w:t>
      </w:r>
      <w:r>
        <w:t xml:space="preserve"> the model </w:t>
      </w:r>
      <w:r w:rsidR="00C12997">
        <w:t xml:space="preserve">predicts fund returns from factor returns. </w:t>
      </w:r>
      <w:r w:rsidR="00F642CE">
        <w:t xml:space="preserve">The </w:t>
      </w:r>
      <w:r w:rsidR="006E4B31">
        <w:t>essence of the</w:t>
      </w:r>
      <w:r w:rsidR="004848F5">
        <w:t xml:space="preserve"> </w:t>
      </w:r>
      <w:r w:rsidR="00C12997">
        <w:t xml:space="preserve">GMAM 3 </w:t>
      </w:r>
      <w:r w:rsidR="004848F5">
        <w:t>returns-generating process can be modeled as</w:t>
      </w:r>
      <w:r w:rsidR="00C12997">
        <w:t>:</w:t>
      </w:r>
    </w:p>
    <w:p w14:paraId="4EFAE6BC" w14:textId="77777777" w:rsidR="00445E14" w:rsidRPr="004B40B3" w:rsidRDefault="00445E14" w:rsidP="006A6BDB">
      <w:pPr>
        <w:jc w:val="both"/>
      </w:pPr>
    </w:p>
    <w:p w14:paraId="13826041" w14:textId="3755A562" w:rsidR="00C12997" w:rsidRPr="00944E5C" w:rsidRDefault="00000000" w:rsidP="006A6BDB">
      <w:pPr>
        <w:jc w:val="both"/>
      </w:pPr>
      <m:oMathPara>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i,t</m:t>
              </m:r>
            </m:sub>
          </m:sSub>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r>
            <w:rPr>
              <w:rFonts w:ascii="Cambria Math" w:hAnsi="Cambria Math"/>
            </w:rPr>
            <m:t xml:space="preserve"> </m:t>
          </m:r>
        </m:oMath>
      </m:oMathPara>
    </w:p>
    <w:p w14:paraId="0BB36BBB" w14:textId="77777777" w:rsidR="00C12997" w:rsidRPr="00712122" w:rsidRDefault="00C12997" w:rsidP="006A6BDB">
      <w:pPr>
        <w:jc w:val="both"/>
      </w:pPr>
    </w:p>
    <w:p w14:paraId="004C2E6A" w14:textId="1B5D19AF" w:rsidR="007E067B" w:rsidRDefault="00C12997" w:rsidP="006A6BDB">
      <w:pPr>
        <w:jc w:val="both"/>
      </w:pPr>
      <w:r w:rsidRPr="00712122">
        <w:t xml:space="preserve">where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oMath>
      <w:r>
        <w:t xml:space="preserve"> </w:t>
      </w:r>
      <w:r w:rsidRPr="00712122">
        <w:t xml:space="preserve">is a length </w:t>
      </w:r>
      <m:oMath>
        <m:r>
          <w:rPr>
            <w:rFonts w:ascii="Cambria Math" w:hAnsi="Cambria Math"/>
          </w:rPr>
          <m:t>K</m:t>
        </m:r>
      </m:oMath>
      <w:r w:rsidRPr="00712122">
        <w:t xml:space="preserve"> vector of factor returns including an intercept dummy, </w:t>
      </w:r>
      <m:oMath>
        <m:sSub>
          <m:sSubPr>
            <m:ctrlPr>
              <w:rPr>
                <w:rFonts w:ascii="Cambria Math" w:hAnsi="Cambria Math"/>
                <w:i/>
              </w:rPr>
            </m:ctrlPr>
          </m:sSubPr>
          <m:e>
            <m:r>
              <w:rPr>
                <w:rFonts w:ascii="Cambria Math" w:hAnsi="Cambria Math"/>
              </w:rPr>
              <m:t>β</m:t>
            </m:r>
          </m:e>
          <m:sub>
            <m:r>
              <w:rPr>
                <w:rFonts w:ascii="Cambria Math" w:hAnsi="Cambria Math"/>
              </w:rPr>
              <m:t>i,t</m:t>
            </m:r>
          </m:sub>
        </m:sSub>
      </m:oMath>
      <w:r w:rsidRPr="00712122">
        <w:t xml:space="preserve"> is </w:t>
      </w:r>
      <w:r w:rsidR="005D20CD">
        <w:t xml:space="preserve">a </w:t>
      </w:r>
      <m:oMath>
        <m:r>
          <w:rPr>
            <w:rFonts w:ascii="Cambria Math" w:hAnsi="Cambria Math"/>
          </w:rPr>
          <m:t>K×1</m:t>
        </m:r>
      </m:oMath>
      <w:r w:rsidR="005D20CD">
        <w:rPr>
          <w:rFonts w:eastAsiaTheme="minorEastAsia"/>
        </w:rPr>
        <w:t xml:space="preserve"> matrix of </w:t>
      </w:r>
      <w:r w:rsidRPr="00712122">
        <w:t>exposure</w:t>
      </w:r>
      <w:r w:rsidR="005D20CD">
        <w:t>s</w:t>
      </w:r>
      <w:r w:rsidRPr="00712122">
        <w:t xml:space="preserve">,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w:t>
      </w:r>
      <w:r w:rsidRPr="00712122">
        <w:t xml:space="preserve">is the predicted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oMath>
      <w:r w:rsidRPr="00712122">
        <w:t>is the risk-free rate of return, and</w:t>
      </w:r>
      <w:r>
        <w:t xml:space="preserve"> </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Pr="00712122">
        <w:t xml:space="preserve"> is the error.</w:t>
      </w:r>
      <w:r w:rsidR="00E55A36">
        <w:t xml:space="preserve"> </w:t>
      </w:r>
      <w:r w:rsidR="001436C9">
        <w:t>The subscripts here are for an individual fund (</w:t>
      </w:r>
      <m:oMath>
        <m:r>
          <w:rPr>
            <w:rFonts w:ascii="Cambria Math" w:hAnsi="Cambria Math"/>
          </w:rPr>
          <m:t>i</m:t>
        </m:r>
      </m:oMath>
      <w:r w:rsidR="001436C9">
        <w:rPr>
          <w:rFonts w:eastAsiaTheme="minorEastAsia"/>
        </w:rPr>
        <w:t xml:space="preserve">) for a given </w:t>
      </w:r>
      <w:r w:rsidR="00F73622">
        <w:rPr>
          <w:rFonts w:eastAsiaTheme="minorEastAsia"/>
        </w:rPr>
        <w:t>period</w:t>
      </w:r>
      <w:r w:rsidR="001436C9">
        <w:rPr>
          <w:rFonts w:eastAsiaTheme="minorEastAsia"/>
        </w:rPr>
        <w:t xml:space="preserve"> (</w:t>
      </w:r>
      <m:oMath>
        <m:r>
          <w:rPr>
            <w:rFonts w:ascii="Cambria Math" w:eastAsiaTheme="minorEastAsia" w:hAnsi="Cambria Math"/>
          </w:rPr>
          <m:t>t</m:t>
        </m:r>
      </m:oMath>
      <w:r w:rsidR="001436C9">
        <w:rPr>
          <w:rFonts w:eastAsiaTheme="minorEastAsia"/>
        </w:rPr>
        <w:t xml:space="preserve">). </w:t>
      </w:r>
      <w:r w:rsidR="00F73622">
        <w:rPr>
          <w:rFonts w:eastAsiaTheme="minorEastAsia"/>
        </w:rPr>
        <w:t xml:space="preserve">Henceforth, assume that all measures are for an individual fund, and so the </w:t>
      </w:r>
      <m:oMath>
        <m:r>
          <w:rPr>
            <w:rFonts w:ascii="Cambria Math" w:eastAsiaTheme="minorEastAsia" w:hAnsi="Cambria Math"/>
          </w:rPr>
          <m:t>i</m:t>
        </m:r>
      </m:oMath>
      <w:r w:rsidR="00F73622">
        <w:rPr>
          <w:rFonts w:eastAsiaTheme="minorEastAsia"/>
        </w:rPr>
        <w:t>-subscript will be dropped.</w:t>
      </w:r>
    </w:p>
    <w:p w14:paraId="7ABC185C" w14:textId="77777777" w:rsidR="007E067B" w:rsidRDefault="007E067B" w:rsidP="006A6BDB">
      <w:pPr>
        <w:jc w:val="both"/>
      </w:pPr>
    </w:p>
    <w:p w14:paraId="37D5287D" w14:textId="705BBC4D" w:rsidR="000318D6" w:rsidRDefault="007E067B" w:rsidP="006A6BDB">
      <w:pPr>
        <w:jc w:val="both"/>
      </w:pPr>
      <w:r>
        <w:t>We use a superset of thirteen factors</w:t>
      </w:r>
      <w:r w:rsidR="000318D6">
        <w:t xml:space="preserve">: Alt Commodities, Alt Hedge Fund Crowding, Alt Oil, Alt Trend, Emerging Markets, Equity Market, Equity Momentum, Equity Quality, Equity SmallCap, Equity Value, Fixed Credit, Fixed Duration, and US Dollar. </w:t>
      </w:r>
      <w:r w:rsidR="005252A6">
        <w:t>Detailed information about factor construction can be found in the Appendix.</w:t>
      </w:r>
    </w:p>
    <w:p w14:paraId="7CE66653" w14:textId="77777777" w:rsidR="007E067B" w:rsidRDefault="007E067B" w:rsidP="006A6BDB">
      <w:pPr>
        <w:jc w:val="both"/>
      </w:pPr>
    </w:p>
    <w:p w14:paraId="751B4259" w14:textId="0BF208BB" w:rsidR="00F03AB1" w:rsidRDefault="005252A6" w:rsidP="006A6BDB">
      <w:pPr>
        <w:jc w:val="both"/>
      </w:pPr>
      <w:r>
        <w:t xml:space="preserve">While this may seem like a </w:t>
      </w:r>
      <w:r w:rsidR="003F07D2">
        <w:t>conventional way to estimate returns, t</w:t>
      </w:r>
      <w:r w:rsidR="00F03AB1">
        <w:t xml:space="preserve">here are </w:t>
      </w:r>
      <w:r w:rsidR="002A297F">
        <w:t>two important</w:t>
      </w:r>
      <w:r w:rsidR="00F03AB1">
        <w:t xml:space="preserve"> things to be noted about the equation above:</w:t>
      </w:r>
    </w:p>
    <w:p w14:paraId="642D27CD" w14:textId="7B7F8843" w:rsidR="00F03AB1" w:rsidRPr="00B5034A" w:rsidRDefault="00000000" w:rsidP="00F03AB1">
      <w:pPr>
        <w:pStyle w:val="ListParagraph"/>
        <w:numPr>
          <w:ilvl w:val="0"/>
          <w:numId w:val="6"/>
        </w:numPr>
        <w:jc w:val="both"/>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034A">
        <w:rPr>
          <w:rFonts w:eastAsiaTheme="minorEastAsia"/>
        </w:rPr>
        <w:t xml:space="preserve"> </w:t>
      </w:r>
      <w:r w:rsidR="00BB5321" w:rsidRPr="00BB5321">
        <w:rPr>
          <w:rFonts w:eastAsiaTheme="minorEastAsia"/>
        </w:rPr>
        <w:t>is NOT the final return provided to the investor.</w:t>
      </w:r>
      <w:r w:rsidR="00BB5321">
        <w:rPr>
          <w:rFonts w:eastAsiaTheme="minorEastAsia"/>
        </w:rPr>
        <w:t xml:space="preserve"> </w:t>
      </w:r>
      <w:r w:rsidR="00BB5321" w:rsidRPr="00BB5321">
        <w:rPr>
          <w:rFonts w:eastAsiaTheme="minorEastAsia"/>
        </w:rPr>
        <w:t xml:space="preserve">Alternative investment reported returns often serially correlated and lagged. The quantity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BB5321" w:rsidRPr="00BB5321">
        <w:rPr>
          <w:rFonts w:eastAsiaTheme="minorEastAsia"/>
        </w:rPr>
        <w:t>represents the unobservable true economic returns of the fund. The model simultaneously estimates these returns as part of the estimation procedure. To mimic the underlying characteristics of the reported returns to a greater degree we model the data generating process as re-smoothing of the economic returns before they are reported to investors. Section 2.1 below discusses the economic rationale and mathematical process in greater detail.</w:t>
      </w:r>
      <w:r w:rsidR="00BB5321">
        <w:rPr>
          <w:rFonts w:eastAsiaTheme="minorEastAsia"/>
        </w:rPr>
        <w:t xml:space="preserve"> </w:t>
      </w:r>
      <w:r w:rsidR="007E067B">
        <w:rPr>
          <w:rFonts w:eastAsiaTheme="minorEastAsia"/>
        </w:rPr>
        <w:t xml:space="preserve">The Appendix has </w:t>
      </w:r>
      <w:r w:rsidR="00BB5321">
        <w:rPr>
          <w:rFonts w:eastAsiaTheme="minorEastAsia"/>
        </w:rPr>
        <w:t xml:space="preserve">additional </w:t>
      </w:r>
      <w:r w:rsidR="007E067B">
        <w:rPr>
          <w:rFonts w:eastAsiaTheme="minorEastAsia"/>
        </w:rPr>
        <w:t>details.</w:t>
      </w:r>
    </w:p>
    <w:p w14:paraId="67E29083" w14:textId="4D38ABAD" w:rsidR="00B5034A" w:rsidRDefault="00BB5321" w:rsidP="00F03AB1">
      <w:pPr>
        <w:pStyle w:val="ListParagraph"/>
        <w:numPr>
          <w:ilvl w:val="0"/>
          <w:numId w:val="6"/>
        </w:numPr>
        <w:jc w:val="both"/>
      </w:pPr>
      <w:r w:rsidRPr="00BB5321">
        <w:t xml:space="preserve">Rather than include all the return factors in the regression, GMAM 3 uses the stochastic search variable selection (SSVS) technique (George and McCulloch [1993]) to account for the likelihood that an exposure is economically meaningful. SSVS is a type of Bayesian linear regression which is useful when the number of predictors is larger than the number of observations – a problem frequently encountered in alternative investment data. See </w:t>
      </w:r>
      <w:r>
        <w:t>below</w:t>
      </w:r>
      <w:r w:rsidRPr="00BB5321">
        <w:t>, and the Appendix for details.</w:t>
      </w:r>
    </w:p>
    <w:p w14:paraId="2DD95B09" w14:textId="77777777" w:rsidR="00F03AB1" w:rsidRDefault="00F03AB1" w:rsidP="006A6BDB">
      <w:pPr>
        <w:jc w:val="both"/>
      </w:pPr>
    </w:p>
    <w:p w14:paraId="5F5FCD8E" w14:textId="121EF473" w:rsidR="00BF0835" w:rsidRDefault="00BF0835" w:rsidP="006A6BDB">
      <w:pPr>
        <w:jc w:val="both"/>
        <w:rPr>
          <w:rFonts w:eastAsiaTheme="minorEastAsia"/>
        </w:rPr>
      </w:pPr>
      <w:r>
        <w:t xml:space="preserve">GMAM 3 uses Markov Chain Monte Carlo (MCMC) to compute estimates of </w:t>
      </w:r>
      <m:oMath>
        <m:r>
          <w:rPr>
            <w:rFonts w:ascii="Cambria Math" w:hAnsi="Cambria Math"/>
          </w:rPr>
          <m:t>β</m:t>
        </m:r>
      </m:oMath>
      <w:r w:rsidR="007A2FB0">
        <w:rPr>
          <w:rFonts w:eastAsiaTheme="minorEastAsia"/>
        </w:rPr>
        <w:t xml:space="preserve"> as well as the </w:t>
      </w:r>
      <w:r w:rsidR="007A2FB0" w:rsidRPr="00BB5321">
        <w:rPr>
          <w:rFonts w:eastAsiaTheme="minorEastAsia"/>
        </w:rPr>
        <w:t>distributional</w:t>
      </w:r>
      <w:r w:rsidR="007A2FB0">
        <w:rPr>
          <w:rFonts w:eastAsiaTheme="minorEastAsia"/>
        </w:rPr>
        <w:t xml:space="preserve"> parameters of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oMath>
      <w:r w:rsidR="007A2FB0">
        <w:rPr>
          <w:rFonts w:eastAsiaTheme="minorEastAsia"/>
        </w:rPr>
        <w:t>. The final product displays only point estimates – which are calculated as averages across draw</w:t>
      </w:r>
      <w:r w:rsidR="00B2330E">
        <w:rPr>
          <w:rFonts w:eastAsiaTheme="minorEastAsia"/>
        </w:rPr>
        <w:t>s</w:t>
      </w:r>
      <w:r w:rsidR="007A2FB0">
        <w:rPr>
          <w:rFonts w:eastAsiaTheme="minorEastAsia"/>
        </w:rPr>
        <w:t xml:space="preserve"> in the MCMC process. </w:t>
      </w:r>
      <w:r w:rsidR="00D504C3">
        <w:rPr>
          <w:rFonts w:eastAsiaTheme="minorEastAsia"/>
        </w:rPr>
        <w:t>F</w:t>
      </w:r>
      <w:r w:rsidR="00672BA1">
        <w:rPr>
          <w:rFonts w:eastAsiaTheme="minorEastAsia"/>
        </w:rPr>
        <w:t>or MCMC</w:t>
      </w:r>
      <w:r w:rsidR="00D504C3">
        <w:rPr>
          <w:rFonts w:eastAsiaTheme="minorEastAsia"/>
        </w:rPr>
        <w:t>,</w:t>
      </w:r>
      <w:r w:rsidR="00672BA1">
        <w:rPr>
          <w:rFonts w:eastAsiaTheme="minorEastAsia"/>
        </w:rPr>
        <w:t xml:space="preserve"> each draw is a </w:t>
      </w:r>
      <w:r w:rsidR="00672BA1" w:rsidRPr="00BB5321">
        <w:rPr>
          <w:rFonts w:eastAsiaTheme="minorEastAsia"/>
        </w:rPr>
        <w:t>distribution</w:t>
      </w:r>
      <w:r w:rsidR="00672BA1">
        <w:rPr>
          <w:rFonts w:eastAsiaTheme="minorEastAsia"/>
        </w:rPr>
        <w:t xml:space="preserve"> and not a point estimate</w:t>
      </w:r>
      <w:r w:rsidR="000E5580">
        <w:rPr>
          <w:rFonts w:eastAsiaTheme="minorEastAsia"/>
        </w:rPr>
        <w:t xml:space="preserve"> (more details on this in the Appendix)</w:t>
      </w:r>
      <w:r w:rsidR="00672BA1">
        <w:rPr>
          <w:rFonts w:eastAsiaTheme="minorEastAsia"/>
        </w:rPr>
        <w:t>. So,</w:t>
      </w:r>
      <w:r w:rsidR="007A2FB0">
        <w:rPr>
          <w:rFonts w:eastAsiaTheme="minorEastAsia"/>
        </w:rPr>
        <w:t xml:space="preserve"> the expected, predicted, de-smoothed returns estimated from </w:t>
      </w:r>
      <m:oMath>
        <m:r>
          <w:rPr>
            <w:rFonts w:ascii="Cambria Math" w:eastAsiaTheme="minorEastAsia" w:hAnsi="Cambria Math"/>
          </w:rPr>
          <m:t>N</m:t>
        </m:r>
      </m:oMath>
      <w:r w:rsidR="007A2FB0">
        <w:rPr>
          <w:rFonts w:eastAsiaTheme="minorEastAsia"/>
        </w:rPr>
        <w:t xml:space="preserve"> simulations are given by:</w:t>
      </w:r>
    </w:p>
    <w:p w14:paraId="60D1A156" w14:textId="77777777" w:rsidR="007A2FB0" w:rsidRDefault="007A2FB0" w:rsidP="006A6BDB">
      <w:pPr>
        <w:jc w:val="both"/>
        <w:rPr>
          <w:rFonts w:eastAsiaTheme="minorEastAsia"/>
        </w:rPr>
      </w:pPr>
    </w:p>
    <w:p w14:paraId="2E5ED89E" w14:textId="08078F23" w:rsidR="007A2FB0" w:rsidRDefault="00000000" w:rsidP="006A6BDB">
      <w:pPr>
        <w:jc w:val="both"/>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n∈1:N</m:t>
              </m:r>
            </m: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n,t</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n,t</m:t>
                      </m:r>
                    </m:sub>
                  </m:sSub>
                </m:e>
              </m:d>
            </m:e>
          </m:nary>
        </m:oMath>
      </m:oMathPara>
    </w:p>
    <w:p w14:paraId="4D47E9F7" w14:textId="77777777" w:rsidR="007A2FB0" w:rsidRDefault="007A2FB0" w:rsidP="006A6BDB">
      <w:pPr>
        <w:jc w:val="both"/>
        <w:rPr>
          <w:rFonts w:eastAsiaTheme="minorEastAsia"/>
        </w:rPr>
      </w:pPr>
    </w:p>
    <w:p w14:paraId="178E3FAC" w14:textId="081BFAA9" w:rsidR="00F03AB1" w:rsidRDefault="007A2FB0" w:rsidP="006A6BDB">
      <w:pPr>
        <w:jc w:val="both"/>
        <w:rPr>
          <w:rFonts w:eastAsiaTheme="minorEastAsia"/>
        </w:rPr>
      </w:pPr>
      <w:r>
        <w:rPr>
          <w:rFonts w:eastAsiaTheme="minorEastAsia"/>
        </w:rPr>
        <w:t xml:space="preserve">Since this is the result of a hierarchical Bayesian regression, </w:t>
      </w:r>
      <w:r w:rsidR="004B0BF3">
        <w:rPr>
          <w:rFonts w:eastAsiaTheme="minorEastAsia"/>
        </w:rPr>
        <w:t xml:space="preserve">the </w:t>
      </w:r>
      <w:r w:rsidR="00BB5321">
        <w:rPr>
          <w:rFonts w:eastAsiaTheme="minorEastAsia"/>
        </w:rPr>
        <w:t xml:space="preserve">true conditional distribution of the error terms </w:t>
      </w:r>
      <w:r w:rsidR="00BB5321" w:rsidRPr="00BB5321">
        <w:rPr>
          <w:rFonts w:eastAsiaTheme="minorEastAsia"/>
        </w:rPr>
        <w:t>can be characterized to arbitrary accuracy in a numerical sense</w:t>
      </w:r>
      <w:r>
        <w:rPr>
          <w:rFonts w:eastAsiaTheme="minorEastAsia"/>
        </w:rPr>
        <w:t>:</w:t>
      </w:r>
    </w:p>
    <w:p w14:paraId="31AEDE35" w14:textId="77777777" w:rsidR="007A2FB0" w:rsidRDefault="007A2FB0" w:rsidP="006A6BDB">
      <w:pPr>
        <w:jc w:val="both"/>
        <w:rPr>
          <w:rFonts w:eastAsiaTheme="minorEastAsia"/>
        </w:rPr>
      </w:pPr>
    </w:p>
    <w:p w14:paraId="133DA440" w14:textId="1829ED14" w:rsidR="007A2FB0" w:rsidRDefault="00000000" w:rsidP="006A6BD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n,t</m:t>
              </m:r>
            </m:sub>
          </m:sSub>
          <m:r>
            <w:rPr>
              <w:rFonts w:ascii="Cambria Math" w:eastAsiaTheme="minorEastAsia" w:hAnsi="Cambria Math"/>
            </w:rPr>
            <m:t xml:space="preserve"> ~Tdist(0, </m:t>
          </m:r>
          <m:sSubSup>
            <m:sSubSupPr>
              <m:ctrlPr>
                <w:rPr>
                  <w:rFonts w:ascii="Cambria Math" w:eastAsiaTheme="minorEastAsia" w:hAnsi="Cambria Math"/>
                  <w:i/>
                </w:rPr>
              </m:ctrlPr>
            </m:sSubSup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m:t>
                  </m:r>
                </m:sub>
              </m:sSub>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n</m:t>
              </m:r>
            </m:sub>
          </m:sSub>
          <m:r>
            <w:rPr>
              <w:rFonts w:ascii="Cambria Math" w:eastAsiaTheme="minorEastAsia" w:hAnsi="Cambria Math"/>
            </w:rPr>
            <m:t>)</m:t>
          </m:r>
        </m:oMath>
      </m:oMathPara>
    </w:p>
    <w:p w14:paraId="7089284B" w14:textId="77777777" w:rsidR="007A2FB0" w:rsidRPr="007A2FB0" w:rsidRDefault="007A2FB0" w:rsidP="007A2FB0">
      <w:pPr>
        <w:jc w:val="both"/>
      </w:pPr>
    </w:p>
    <w:p w14:paraId="2D9447E0" w14:textId="7BCC2E10" w:rsidR="00C12997" w:rsidRDefault="00F03AB1" w:rsidP="006A6BDB">
      <w:pPr>
        <w:pStyle w:val="Heading2"/>
        <w:jc w:val="both"/>
      </w:pPr>
      <w:r>
        <w:t>Re-Smoothing</w:t>
      </w:r>
    </w:p>
    <w:p w14:paraId="70C58937" w14:textId="77777777" w:rsidR="00FE597E" w:rsidRDefault="00FE597E" w:rsidP="00FE59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E597E" w14:paraId="710541C8" w14:textId="77777777" w:rsidTr="00FE597E">
        <w:tc>
          <w:tcPr>
            <w:tcW w:w="9350" w:type="dxa"/>
            <w:vAlign w:val="center"/>
          </w:tcPr>
          <w:p w14:paraId="0BB31A51" w14:textId="36F32212" w:rsidR="00FE597E" w:rsidRDefault="00FE597E" w:rsidP="00FE597E">
            <w:pPr>
              <w:jc w:val="center"/>
            </w:pPr>
            <w:r>
              <w:rPr>
                <w:noProof/>
              </w:rPr>
              <w:drawing>
                <wp:inline distT="0" distB="0" distL="0" distR="0" wp14:anchorId="286EDCB7" wp14:editId="4D6B4031">
                  <wp:extent cx="5795335" cy="3892657"/>
                  <wp:effectExtent l="0" t="0" r="0" b="0"/>
                  <wp:docPr id="205121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10580" name="Picture 2051210580"/>
                          <pic:cNvPicPr/>
                        </pic:nvPicPr>
                        <pic:blipFill>
                          <a:blip r:embed="rId8">
                            <a:extLst>
                              <a:ext uri="{28A0092B-C50C-407E-A947-70E740481C1C}">
                                <a14:useLocalDpi xmlns:a14="http://schemas.microsoft.com/office/drawing/2010/main" val="0"/>
                              </a:ext>
                            </a:extLst>
                          </a:blip>
                          <a:stretch>
                            <a:fillRect/>
                          </a:stretch>
                        </pic:blipFill>
                        <pic:spPr>
                          <a:xfrm>
                            <a:off x="0" y="0"/>
                            <a:ext cx="5802875" cy="3897722"/>
                          </a:xfrm>
                          <a:prstGeom prst="rect">
                            <a:avLst/>
                          </a:prstGeom>
                        </pic:spPr>
                      </pic:pic>
                    </a:graphicData>
                  </a:graphic>
                </wp:inline>
              </w:drawing>
            </w:r>
          </w:p>
        </w:tc>
      </w:tr>
      <w:tr w:rsidR="00FE597E" w14:paraId="750509B4" w14:textId="77777777" w:rsidTr="00FE597E">
        <w:tc>
          <w:tcPr>
            <w:tcW w:w="9350" w:type="dxa"/>
          </w:tcPr>
          <w:p w14:paraId="71B983E0" w14:textId="2F3BD077" w:rsidR="00FE597E" w:rsidRPr="00FE597E" w:rsidRDefault="00670982" w:rsidP="00FE597E">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2</w:t>
            </w:r>
            <w:r w:rsidRPr="00670982">
              <w:rPr>
                <w:rFonts w:asciiTheme="majorHAnsi" w:eastAsiaTheme="minorEastAsia" w:hAnsiTheme="majorHAnsi" w:cstheme="majorHAnsi"/>
                <w:i/>
                <w:iCs/>
                <w:color w:val="2F5496" w:themeColor="accent1" w:themeShade="BF"/>
              </w:rPr>
              <w:t xml:space="preserve">: </w:t>
            </w:r>
            <w:r w:rsidR="00FE597E" w:rsidRPr="00FE597E">
              <w:rPr>
                <w:rFonts w:asciiTheme="majorHAnsi" w:hAnsiTheme="majorHAnsi" w:cstheme="majorHAnsi"/>
                <w:i/>
                <w:iCs/>
                <w:color w:val="2F5496" w:themeColor="accent1" w:themeShade="BF"/>
              </w:rPr>
              <w:t>An example of a fund’s de-smoothed (</w:t>
            </w:r>
            <m:oMath>
              <m:r>
                <w:rPr>
                  <w:rFonts w:ascii="Cambria Math" w:hAnsi="Cambria Math" w:cstheme="majorHAnsi"/>
                  <w:color w:val="2F5496" w:themeColor="accent1" w:themeShade="BF"/>
                </w:rPr>
                <m:t>x</m:t>
              </m:r>
            </m:oMath>
            <w:r w:rsidR="00FE597E" w:rsidRPr="00FE597E">
              <w:rPr>
                <w:rFonts w:asciiTheme="majorHAnsi" w:hAnsiTheme="majorHAnsi" w:cstheme="majorHAnsi"/>
                <w:i/>
                <w:iCs/>
                <w:color w:val="2F5496" w:themeColor="accent1" w:themeShade="BF"/>
              </w:rPr>
              <w:t>), and re-smoothed (</w:t>
            </w:r>
            <m:oMath>
              <m:r>
                <w:rPr>
                  <w:rFonts w:ascii="Cambria Math" w:hAnsi="Cambria Math" w:cstheme="majorHAnsi"/>
                  <w:color w:val="2F5496" w:themeColor="accent1" w:themeShade="BF"/>
                </w:rPr>
                <m:t>y</m:t>
              </m:r>
            </m:oMath>
            <w:r w:rsidR="00FE597E" w:rsidRPr="00FE597E">
              <w:rPr>
                <w:rFonts w:asciiTheme="majorHAnsi" w:hAnsiTheme="majorHAnsi" w:cstheme="majorHAnsi"/>
                <w:i/>
                <w:iCs/>
                <w:color w:val="2F5496" w:themeColor="accent1" w:themeShade="BF"/>
              </w:rPr>
              <w:t>) returns as generated by GMAM 3. The reported re-smoothed returns are quarterly, and the de-smoothed returns are monthly. Shown here is the cumulative return of $1 invested in each of the set of returns.</w:t>
            </w:r>
          </w:p>
        </w:tc>
      </w:tr>
    </w:tbl>
    <w:p w14:paraId="30963B53" w14:textId="77777777" w:rsidR="00FE597E" w:rsidRPr="00FE597E" w:rsidRDefault="00FE597E" w:rsidP="00FE597E"/>
    <w:p w14:paraId="0DA6D251" w14:textId="5D9E8A9C" w:rsidR="00B865E7" w:rsidRDefault="00B865E7" w:rsidP="006A6BDB">
      <w:pPr>
        <w:jc w:val="both"/>
      </w:pPr>
      <w:r>
        <w:t xml:space="preserve">It is well-known in the finance practitioner literature that </w:t>
      </w:r>
      <w:r w:rsidR="00F3262D">
        <w:t xml:space="preserve">returns from </w:t>
      </w:r>
      <w:r>
        <w:t>alternative investment</w:t>
      </w:r>
      <w:r w:rsidR="00F3262D">
        <w:t xml:space="preserve"> such as </w:t>
      </w:r>
      <w:r w:rsidR="006A6BDB">
        <w:t>PE</w:t>
      </w:r>
      <w:r w:rsidR="00F3262D">
        <w:t xml:space="preserve">, hedge funds, or real estate funds, </w:t>
      </w:r>
      <w:r>
        <w:t>are highly serially correlated</w:t>
      </w:r>
      <w:r w:rsidR="00FE597E">
        <w:t xml:space="preserve"> </w:t>
      </w:r>
      <w:r w:rsidR="00FE597E" w:rsidRPr="00FE597E">
        <w:t xml:space="preserve">(see, for example, </w:t>
      </w:r>
      <w:proofErr w:type="spellStart"/>
      <w:r w:rsidR="00FE597E" w:rsidRPr="00FE597E">
        <w:t>Getmansky</w:t>
      </w:r>
      <w:proofErr w:type="spellEnd"/>
      <w:r w:rsidR="00FE597E" w:rsidRPr="00FE597E">
        <w:t xml:space="preserve"> et al. [2004]). In other words, past values correlate with present values. The serial correlation occurs because of the lack of liquidity in the fund itself or some of the assets held within it. For instance, these illiquid assets may not trade frequently, leading to subjective and other- wise noisy valuations. The effect is such that when funds contain illiquid assets, their reported returns may seem steadier than their actual economic returns (returns that consider all available market information about those securities). The positive serial return correlatio</w:t>
      </w:r>
      <w:r w:rsidR="00FE597E">
        <w:t>n</w:t>
      </w:r>
      <w:r w:rsidR="00FE597E" w:rsidRPr="00FE597E">
        <w:t xml:space="preserve"> commonly leads to a downward bias in estimated return variance.</w:t>
      </w:r>
    </w:p>
    <w:p w14:paraId="7B9D7553" w14:textId="77777777" w:rsidR="007860C0" w:rsidRDefault="007860C0" w:rsidP="006A6BDB">
      <w:pPr>
        <w:jc w:val="both"/>
      </w:pPr>
    </w:p>
    <w:p w14:paraId="608D4AA7" w14:textId="1D613A43" w:rsidR="00AA5300" w:rsidRDefault="00FE597E" w:rsidP="00AA5300">
      <w:pPr>
        <w:jc w:val="both"/>
      </w:pPr>
      <w:r w:rsidRPr="00FE597E">
        <w:lastRenderedPageBreak/>
        <w:t>The effect extends to the reported returns of real estate funds</w:t>
      </w:r>
      <w:r>
        <w:t xml:space="preserve"> </w:t>
      </w:r>
      <w:r w:rsidRPr="00FE597E">
        <w:t xml:space="preserve">(Geltner [1993]). Investors typically demand monthly or quarterly reporting. But valuations of many properties included in the funds are effectively updated only annually. Each quarter some properties have their valuations updated, and others do not. </w:t>
      </w:r>
      <w:r w:rsidR="00AA5300">
        <w:t xml:space="preserve"> </w:t>
      </w:r>
      <w:r>
        <w:t xml:space="preserve">For some </w:t>
      </w:r>
      <w:r w:rsidR="00AA5300" w:rsidRPr="00AA5300">
        <w:t>properties</w:t>
      </w:r>
      <w:r>
        <w:t xml:space="preserve">, the lack of </w:t>
      </w:r>
      <w:r w:rsidR="00AA5300" w:rsidRPr="00AA5300">
        <w:t xml:space="preserve">a new valuation within a quarter </w:t>
      </w:r>
      <w:r>
        <w:t xml:space="preserve">might result in a </w:t>
      </w:r>
      <w:r w:rsidR="00AA5300" w:rsidRPr="00AA5300">
        <w:t>carry</w:t>
      </w:r>
      <w:r>
        <w:t>-</w:t>
      </w:r>
      <w:r w:rsidR="00AA5300" w:rsidRPr="00AA5300">
        <w:t xml:space="preserve">over </w:t>
      </w:r>
      <w:r>
        <w:t xml:space="preserve">of </w:t>
      </w:r>
      <w:r w:rsidR="00AA5300" w:rsidRPr="00AA5300">
        <w:t>their last known value into the current quarter.</w:t>
      </w:r>
      <w:r w:rsidR="00AA5300">
        <w:t xml:space="preserve"> </w:t>
      </w:r>
    </w:p>
    <w:p w14:paraId="17929C46" w14:textId="77777777" w:rsidR="008A4DF0" w:rsidRDefault="008A4DF0" w:rsidP="00AA5300">
      <w:pPr>
        <w:jc w:val="both"/>
      </w:pPr>
    </w:p>
    <w:p w14:paraId="10D5C2E6" w14:textId="4F3E5720" w:rsidR="008A4DF0" w:rsidRPr="008A4DF0" w:rsidRDefault="00FE597E" w:rsidP="008A4DF0">
      <w:pPr>
        <w:jc w:val="both"/>
      </w:pPr>
      <w:r w:rsidRPr="00FE597E">
        <w:t>Finally, Financial Accounting Standard 157, released by the FASB in 2006 during the run-up to the financial crisis, and now called Accounting Standards Code Topic 820, requires companies to mark their assets to market. The rule was a radical change from historic cost accounting and required general partners to periodically mark the assets to market.</w:t>
      </w:r>
    </w:p>
    <w:p w14:paraId="5F215198" w14:textId="77777777" w:rsidR="00AA5300" w:rsidRDefault="00AA5300" w:rsidP="00AA5300">
      <w:pPr>
        <w:jc w:val="both"/>
      </w:pPr>
    </w:p>
    <w:p w14:paraId="7AE1BB59" w14:textId="71C0EBD0" w:rsidR="00AA5300" w:rsidRDefault="00BC0C6C" w:rsidP="00AA5300">
      <w:pPr>
        <w:jc w:val="both"/>
      </w:pPr>
      <w:r>
        <w:t xml:space="preserve">The latent returns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Pr>
          <w:rFonts w:eastAsiaTheme="minorEastAsia"/>
        </w:rPr>
        <w:t xml:space="preserve">, henceforth just </w:t>
      </w:r>
      <m:oMath>
        <m:r>
          <w:rPr>
            <w:rFonts w:ascii="Cambria Math" w:eastAsiaTheme="minorEastAsia" w:hAnsi="Cambria Math"/>
          </w:rPr>
          <m:t>x</m:t>
        </m:r>
      </m:oMath>
      <w:r>
        <w:rPr>
          <w:rFonts w:eastAsiaTheme="minorEastAsia"/>
        </w:rPr>
        <w:t xml:space="preserve"> for notational simplicity</w:t>
      </w:r>
      <w:r w:rsidR="000D43EE">
        <w:rPr>
          <w:rFonts w:eastAsiaTheme="minorEastAsia"/>
        </w:rPr>
        <w:t>,</w:t>
      </w:r>
      <w:r>
        <w:t xml:space="preserve"> generated above are not smoothed. They </w:t>
      </w:r>
      <w:r w:rsidR="000D43EE">
        <w:t>are the true economic returns</w:t>
      </w:r>
      <w:r w:rsidR="00A342D8">
        <w:t xml:space="preserve">. Since GMAM 3 attempts to mimic true reported </w:t>
      </w:r>
      <w:r w:rsidR="00847785">
        <w:t>returns,</w:t>
      </w:r>
      <w:r w:rsidR="00A342D8">
        <w:t xml:space="preserve"> we must re-smooth the latent returns to reflect </w:t>
      </w:r>
      <w:r w:rsidR="00847785">
        <w:t xml:space="preserve">the </w:t>
      </w:r>
      <w:r w:rsidR="007576A3">
        <w:t xml:space="preserve">reported returns so that investors can </w:t>
      </w:r>
      <w:r w:rsidR="009D0A58">
        <w:t xml:space="preserve">appropriately compare their investments in </w:t>
      </w:r>
      <w:r w:rsidR="006E073F">
        <w:t>Alts</w:t>
      </w:r>
      <w:r w:rsidR="00F866F4">
        <w:rPr>
          <w:rStyle w:val="CommentReference"/>
        </w:rPr>
        <w:t xml:space="preserve"> </w:t>
      </w:r>
      <w:r w:rsidR="00F866F4">
        <w:t>wi</w:t>
      </w:r>
      <w:r w:rsidR="009D0A58">
        <w:t>th publicly available investments</w:t>
      </w:r>
      <w:r w:rsidR="00847785">
        <w:t xml:space="preserve">. </w:t>
      </w:r>
      <w:r w:rsidR="009D0A58">
        <w:t>In GMAM 3, t</w:t>
      </w:r>
      <w:r w:rsidR="00847785">
        <w:t xml:space="preserve">his is done </w:t>
      </w:r>
      <w:r w:rsidR="00BD383A">
        <w:t xml:space="preserve">using a moving average (MA) process with smoothing parameters estimated using </w:t>
      </w:r>
      <w:r w:rsidR="00AA5300">
        <w:t xml:space="preserve">a Bayesian </w:t>
      </w:r>
      <w:r w:rsidR="00BD383A">
        <w:t xml:space="preserve">linear </w:t>
      </w:r>
      <w:r w:rsidR="00F30A5F">
        <w:t>regression</w:t>
      </w:r>
      <w:r w:rsidR="005A0780">
        <w:t xml:space="preserve">. </w:t>
      </w:r>
      <w:r w:rsidR="004F12EB">
        <w:t xml:space="preserve">Note that the MA is </w:t>
      </w:r>
      <w:r w:rsidR="00D5440B">
        <w:t>defined in an econometric sense, and not in a literal sense</w:t>
      </w:r>
      <w:r w:rsidR="00DF7B95">
        <w:t>, although it may be interpreted as such</w:t>
      </w:r>
      <w:r w:rsidR="00D5440B">
        <w:t>. More specifically</w:t>
      </w:r>
      <w:r w:rsidR="005A0780">
        <w:t xml:space="preserve">, the final returns presented to the user are re-smoothed </w:t>
      </w:r>
      <w:r w:rsidR="008B080E">
        <w:t>using the following process:</w:t>
      </w:r>
    </w:p>
    <w:p w14:paraId="2CC1A49B" w14:textId="77777777" w:rsidR="008B080E" w:rsidRDefault="008B080E" w:rsidP="00AA5300">
      <w:pPr>
        <w:jc w:val="both"/>
      </w:pPr>
    </w:p>
    <w:p w14:paraId="46A87DF8" w14:textId="091A9010" w:rsidR="008B080E" w:rsidRDefault="00702490" w:rsidP="00AA5300">
      <w:pPr>
        <w:jc w:val="both"/>
      </w:pPr>
      <m:oMathPara>
        <m:oMath>
          <m:r>
            <w:rPr>
              <w:rFonts w:ascii="Cambria Math" w:hAnsi="Cambria Math"/>
            </w:rPr>
            <m:t>y=</m:t>
          </m:r>
          <m:r>
            <m:rPr>
              <m:sty m:val="p"/>
            </m:rPr>
            <w:rPr>
              <w:rFonts w:ascii="Cambria Math" w:hAnsi="Cambria Math"/>
            </w:rPr>
            <m:t>Φ</m:t>
          </m:r>
          <m:r>
            <m:rPr>
              <m:sty m:val="b"/>
            </m:rPr>
            <w:rPr>
              <w:rFonts w:ascii="Cambria Math" w:hAnsi="Cambria Math"/>
            </w:rPr>
            <m:t>x</m:t>
          </m:r>
        </m:oMath>
      </m:oMathPara>
    </w:p>
    <w:p w14:paraId="709ECE40" w14:textId="77777777" w:rsidR="00AA5300" w:rsidRDefault="00AA5300" w:rsidP="00AA5300">
      <w:pPr>
        <w:jc w:val="both"/>
      </w:pPr>
    </w:p>
    <w:p w14:paraId="5B2DC2BB" w14:textId="754A7254" w:rsidR="005A3D55" w:rsidRDefault="002925E4" w:rsidP="00AA5300">
      <w:pPr>
        <w:jc w:val="both"/>
        <w:rPr>
          <w:rFonts w:eastAsiaTheme="minorEastAsia"/>
          <w:iCs/>
        </w:rPr>
      </w:pPr>
      <w:r>
        <w:t>w</w:t>
      </w:r>
      <w:r w:rsidR="00317DD7">
        <w:t xml:space="preserve">here </w:t>
      </w:r>
      <m:oMath>
        <m:r>
          <w:rPr>
            <w:rFonts w:ascii="Cambria Math" w:hAnsi="Cambria Math"/>
          </w:rPr>
          <m:t>y</m:t>
        </m:r>
      </m:oMath>
      <w:r w:rsidR="00317DD7">
        <w:rPr>
          <w:rFonts w:eastAsiaTheme="minorEastAsia"/>
        </w:rPr>
        <w:t xml:space="preserve"> </w:t>
      </w:r>
      <w:r w:rsidR="005A3D55">
        <w:rPr>
          <w:rFonts w:eastAsiaTheme="minorEastAsia"/>
        </w:rPr>
        <w:t>is a vector of</w:t>
      </w:r>
      <w:r w:rsidR="00317DD7">
        <w:rPr>
          <w:rFonts w:eastAsiaTheme="minorEastAsia"/>
        </w:rPr>
        <w:t xml:space="preserve"> the reported returns</w:t>
      </w:r>
      <w:r w:rsidR="005A3D55">
        <w:rPr>
          <w:rFonts w:eastAsiaTheme="minorEastAsia"/>
        </w:rPr>
        <w:t>;</w:t>
      </w:r>
      <w:r w:rsidR="000467EC">
        <w:rPr>
          <w:rFonts w:eastAsiaTheme="minorEastAsia"/>
        </w:rPr>
        <w:t xml:space="preserve"> </w:t>
      </w:r>
      <m:oMath>
        <m:r>
          <m:rPr>
            <m:sty m:val="p"/>
          </m:rPr>
          <w:rPr>
            <w:rFonts w:ascii="Cambria Math" w:eastAsiaTheme="minorEastAsia" w:hAnsi="Cambria Math"/>
          </w:rPr>
          <m:t>Φ</m:t>
        </m:r>
      </m:oMath>
      <w:r w:rsidR="000467EC">
        <w:rPr>
          <w:rFonts w:eastAsiaTheme="minorEastAsia"/>
        </w:rPr>
        <w:t xml:space="preserve"> is a matrix consisting of smoothing coefficients, </w:t>
      </w:r>
      <m:oMath>
        <m:r>
          <w:rPr>
            <w:rFonts w:ascii="Cambria Math" w:eastAsiaTheme="minorEastAsia" w:hAnsi="Cambria Math"/>
          </w:rPr>
          <m:t>ϕ</m:t>
        </m:r>
      </m:oMath>
      <w:r w:rsidR="000467EC">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ϕ</m:t>
            </m:r>
          </m:e>
        </m:acc>
      </m:oMath>
      <w:r w:rsidR="005A3D55">
        <w:rPr>
          <w:rFonts w:eastAsiaTheme="minorEastAsia"/>
        </w:rPr>
        <w:t xml:space="preserve"> (defined </w:t>
      </w:r>
      <w:r w:rsidR="00084851">
        <w:rPr>
          <w:rFonts w:eastAsiaTheme="minorEastAsia"/>
        </w:rPr>
        <w:t xml:space="preserve">in more detail </w:t>
      </w:r>
      <w:r w:rsidR="005A3D55">
        <w:rPr>
          <w:rFonts w:eastAsiaTheme="minorEastAsia"/>
        </w:rPr>
        <w:t xml:space="preserve">below); and </w:t>
      </w:r>
      <m:oMath>
        <m:r>
          <m:rPr>
            <m:sty m:val="b"/>
          </m:rPr>
          <w:rPr>
            <w:rFonts w:ascii="Cambria Math" w:eastAsiaTheme="minorEastAsia" w:hAnsi="Cambria Math"/>
          </w:rPr>
          <m:t>x</m:t>
        </m:r>
      </m:oMath>
      <w:r w:rsidR="005A3D55">
        <w:rPr>
          <w:rFonts w:eastAsiaTheme="minorEastAsia"/>
          <w:b/>
          <w:bCs/>
        </w:rPr>
        <w:t xml:space="preserve"> </w:t>
      </w:r>
      <w:r w:rsidR="005A3D55">
        <w:rPr>
          <w:rFonts w:eastAsiaTheme="minorEastAsia"/>
        </w:rPr>
        <w:t xml:space="preserve">is a vector of </w:t>
      </w:r>
      <m:oMath>
        <m:r>
          <w:rPr>
            <w:rFonts w:ascii="Cambria Math" w:eastAsiaTheme="minorEastAsia" w:hAnsi="Cambria Math"/>
          </w:rPr>
          <m:t>x</m:t>
        </m:r>
      </m:oMath>
      <w:r w:rsidR="005A3D55">
        <w:rPr>
          <w:rFonts w:eastAsiaTheme="minorEastAsia"/>
        </w:rPr>
        <w:t xml:space="preserve"> values</w:t>
      </w:r>
      <w:r w:rsidR="008D531B">
        <w:rPr>
          <w:rFonts w:eastAsiaTheme="minorEastAsia"/>
        </w:rPr>
        <w:t>.</w:t>
      </w:r>
      <w:r w:rsidR="00627403">
        <w:rPr>
          <w:rFonts w:eastAsiaTheme="minorEastAsia"/>
        </w:rPr>
        <w:t xml:space="preserve"> </w:t>
      </w:r>
      <w:r w:rsidR="00084851">
        <w:rPr>
          <w:rFonts w:eastAsiaTheme="minorEastAsia"/>
        </w:rPr>
        <w:t>W</w:t>
      </w:r>
      <w:r w:rsidR="005A3D55">
        <w:rPr>
          <w:rFonts w:eastAsiaTheme="minorEastAsia"/>
        </w:rPr>
        <w:t xml:space="preserve">hen both </w:t>
      </w:r>
      <m:oMath>
        <m:r>
          <m:rPr>
            <m:sty m:val="b"/>
          </m:rPr>
          <w:rPr>
            <w:rFonts w:ascii="Cambria Math" w:eastAsiaTheme="minorEastAsia" w:hAnsi="Cambria Math"/>
          </w:rPr>
          <m:t>x</m:t>
        </m:r>
      </m:oMath>
      <w:r w:rsidR="005A3D55">
        <w:rPr>
          <w:rFonts w:eastAsiaTheme="minorEastAsia"/>
          <w:b/>
          <w:bCs/>
          <w:i/>
        </w:rPr>
        <w:t xml:space="preserve"> </w:t>
      </w:r>
      <w:r w:rsidR="005A3D55">
        <w:rPr>
          <w:rFonts w:eastAsiaTheme="minorEastAsia"/>
          <w:iCs/>
        </w:rPr>
        <w:t xml:space="preserve">and </w:t>
      </w:r>
      <m:oMath>
        <m:r>
          <w:rPr>
            <w:rFonts w:ascii="Cambria Math" w:eastAsiaTheme="minorEastAsia" w:hAnsi="Cambria Math"/>
          </w:rPr>
          <m:t>y</m:t>
        </m:r>
      </m:oMath>
      <w:r w:rsidR="005A3D55">
        <w:rPr>
          <w:rFonts w:eastAsiaTheme="minorEastAsia"/>
          <w:iCs/>
        </w:rPr>
        <w:t xml:space="preserve"> have the same reporting frequency:</w:t>
      </w:r>
    </w:p>
    <w:p w14:paraId="337F5756" w14:textId="79ADBED8" w:rsidR="005A3D55" w:rsidRDefault="005A3D55" w:rsidP="00AA5300">
      <w:pPr>
        <w:jc w:val="both"/>
        <w:rPr>
          <w:rFonts w:eastAsiaTheme="minorEastAsia"/>
          <w:iCs/>
        </w:rPr>
      </w:pPr>
    </w:p>
    <w:p w14:paraId="7A7320A2" w14:textId="14CBA068" w:rsidR="005A3D55" w:rsidRPr="005A3D55" w:rsidRDefault="005A3D55" w:rsidP="005A3D55">
      <w:pPr>
        <w:jc w:val="center"/>
        <w:rPr>
          <w:rFonts w:eastAsiaTheme="minorEastAsia"/>
          <w:iCs/>
        </w:rPr>
      </w:pPr>
      <w:r w:rsidRPr="005A3D55">
        <w:rPr>
          <w:rFonts w:eastAsiaTheme="minorEastAsia"/>
          <w:iCs/>
          <w:noProof/>
        </w:rPr>
        <w:drawing>
          <wp:inline distT="0" distB="0" distL="0" distR="0" wp14:anchorId="62D58055" wp14:editId="1778259B">
            <wp:extent cx="4008227" cy="1420238"/>
            <wp:effectExtent l="0" t="0" r="5080" b="2540"/>
            <wp:docPr id="16231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7179" name=""/>
                    <pic:cNvPicPr/>
                  </pic:nvPicPr>
                  <pic:blipFill>
                    <a:blip r:embed="rId9"/>
                    <a:stretch>
                      <a:fillRect/>
                    </a:stretch>
                  </pic:blipFill>
                  <pic:spPr>
                    <a:xfrm>
                      <a:off x="0" y="0"/>
                      <a:ext cx="4092098" cy="1449956"/>
                    </a:xfrm>
                    <a:prstGeom prst="rect">
                      <a:avLst/>
                    </a:prstGeom>
                  </pic:spPr>
                </pic:pic>
              </a:graphicData>
            </a:graphic>
          </wp:inline>
        </w:drawing>
      </w:r>
    </w:p>
    <w:p w14:paraId="532CAFB6" w14:textId="77777777" w:rsidR="005A3D55" w:rsidRDefault="005A3D55" w:rsidP="00AA5300">
      <w:pPr>
        <w:jc w:val="both"/>
        <w:rPr>
          <w:rFonts w:eastAsiaTheme="minorEastAsia"/>
        </w:rPr>
      </w:pPr>
    </w:p>
    <w:p w14:paraId="41FA9611" w14:textId="455BD93A" w:rsidR="00084851" w:rsidRDefault="00084851" w:rsidP="005A3D55">
      <w:pPr>
        <w:jc w:val="both"/>
        <w:rPr>
          <w:rFonts w:eastAsiaTheme="minorEastAsia"/>
        </w:rPr>
      </w:pPr>
      <m:oMath>
        <m:r>
          <w:rPr>
            <w:rFonts w:ascii="Cambria Math" w:eastAsiaTheme="minorEastAsia" w:hAnsi="Cambria Math"/>
          </w:rPr>
          <m:t>ϕ</m:t>
        </m:r>
      </m:oMath>
      <w:r>
        <w:rPr>
          <w:rFonts w:eastAsiaTheme="minorEastAsia"/>
        </w:rPr>
        <w:t xml:space="preserve"> is a vector of </w:t>
      </w:r>
      <m:oMath>
        <m:r>
          <w:rPr>
            <w:rFonts w:ascii="Cambria Math" w:eastAsiaTheme="minorEastAsia" w:hAnsi="Cambria Math"/>
          </w:rPr>
          <m:t>P</m:t>
        </m:r>
      </m:oMath>
      <w:r>
        <w:rPr>
          <w:rFonts w:eastAsiaTheme="minorEastAsia"/>
        </w:rPr>
        <w:t xml:space="preserve"> unrestricted coefficients, and </w:t>
      </w:r>
      <m:oMath>
        <m:acc>
          <m:accPr>
            <m:chr m:val="̃"/>
            <m:ctrlPr>
              <w:rPr>
                <w:rFonts w:ascii="Cambria Math" w:eastAsiaTheme="minorEastAsia" w:hAnsi="Cambria Math"/>
                <w:i/>
              </w:rPr>
            </m:ctrlPr>
          </m:accPr>
          <m:e>
            <m:r>
              <w:rPr>
                <w:rFonts w:ascii="Cambria Math" w:eastAsiaTheme="minorEastAsia" w:hAnsi="Cambria Math"/>
              </w:rPr>
              <m:t>ϕ</m:t>
            </m:r>
          </m:e>
        </m:acc>
      </m:oMath>
      <w:r>
        <w:rPr>
          <w:rFonts w:eastAsiaTheme="minorEastAsia"/>
        </w:rPr>
        <w:t xml:space="preserve"> is a vector of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restricted and unrestricted coefficients. </w:t>
      </w:r>
      <m:oMath>
        <m:r>
          <w:rPr>
            <w:rFonts w:ascii="Cambria Math" w:hAnsi="Cambria Math"/>
          </w:rPr>
          <m:t>P</m:t>
        </m:r>
      </m:oMath>
      <w:r>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represent terms that map the observation period of the reported, smoothed returns </w:t>
      </w:r>
      <m:oMath>
        <m:r>
          <w:rPr>
            <w:rFonts w:ascii="Cambria Math" w:eastAsiaTheme="minorEastAsia" w:hAnsi="Cambria Math"/>
          </w:rPr>
          <m:t>y</m:t>
        </m:r>
      </m:oMath>
      <w:r>
        <w:rPr>
          <w:rFonts w:eastAsiaTheme="minorEastAsia"/>
        </w:rPr>
        <w:t xml:space="preserve"> to the latent, de-smoothed returns </w:t>
      </w:r>
      <m:oMath>
        <m:r>
          <w:rPr>
            <w:rFonts w:ascii="Cambria Math" w:eastAsiaTheme="minorEastAsia" w:hAnsi="Cambria Math"/>
          </w:rPr>
          <m:t>x</m:t>
        </m:r>
      </m:oMath>
      <w:r>
        <w:rPr>
          <w:rFonts w:eastAsiaTheme="minorEastAsia"/>
        </w:rPr>
        <w:t>.</w:t>
      </w:r>
    </w:p>
    <w:p w14:paraId="4DB1F7C2" w14:textId="77777777" w:rsidR="00084851" w:rsidRDefault="00084851" w:rsidP="005A3D55">
      <w:pPr>
        <w:jc w:val="both"/>
        <w:rPr>
          <w:rFonts w:eastAsiaTheme="minorEastAsia"/>
        </w:rPr>
      </w:pPr>
    </w:p>
    <w:p w14:paraId="4AE0521D" w14:textId="6B4144D5" w:rsidR="005A3D55" w:rsidRPr="004F5132" w:rsidRDefault="005A3D55" w:rsidP="005A3D55">
      <w:pPr>
        <w:jc w:val="both"/>
        <w:rPr>
          <w:rFonts w:eastAsiaTheme="minorEastAsia"/>
        </w:rPr>
      </w:pPr>
      <w:r>
        <w:rPr>
          <w:rFonts w:eastAsiaTheme="minorEastAsia"/>
        </w:rPr>
        <w:t xml:space="preserve">The reported returns are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oMath>
      <w:r>
        <w:rPr>
          <w:rFonts w:eastAsiaTheme="minorEastAsia"/>
        </w:rPr>
        <w:t xml:space="preserve"> s.t. </w:t>
      </w:r>
      <m:oMath>
        <m:r>
          <w:rPr>
            <w:rFonts w:ascii="Cambria Math" w:eastAsiaTheme="minorEastAsia" w:hAnsi="Cambria Math"/>
          </w:rPr>
          <m:t>s∈1:S</m:t>
        </m:r>
      </m:oMath>
      <w:r>
        <w:rPr>
          <w:rFonts w:eastAsiaTheme="minorEastAsia"/>
        </w:rPr>
        <w:t xml:space="preserve">, and the latent returns are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s.t. </w:t>
      </w:r>
      <m:oMath>
        <m:r>
          <w:rPr>
            <w:rFonts w:ascii="Cambria Math" w:eastAsiaTheme="minorEastAsia" w:hAnsi="Cambria Math"/>
          </w:rPr>
          <m:t>t∈1:T</m:t>
        </m:r>
      </m:oMath>
      <w:r>
        <w:rPr>
          <w:rFonts w:eastAsiaTheme="minorEastAsia"/>
        </w:rPr>
        <w:t xml:space="preserve">. Here, </w:t>
      </w:r>
      <m:oMath>
        <m:r>
          <w:rPr>
            <w:rFonts w:ascii="Cambria Math" w:eastAsiaTheme="minorEastAsia" w:hAnsi="Cambria Math"/>
          </w:rPr>
          <m:t>S</m:t>
        </m:r>
      </m:oMath>
      <w:r>
        <w:rPr>
          <w:rFonts w:eastAsiaTheme="minorEastAsia"/>
        </w:rPr>
        <w:t xml:space="preserve"> may or may not equal </w:t>
      </w:r>
      <m:oMath>
        <m:r>
          <w:rPr>
            <w:rFonts w:ascii="Cambria Math" w:eastAsiaTheme="minorEastAsia" w:hAnsi="Cambria Math"/>
          </w:rPr>
          <m:t>T</m:t>
        </m:r>
      </m:oMath>
      <w:r>
        <w:rPr>
          <w:rFonts w:eastAsiaTheme="minorEastAsia"/>
        </w:rPr>
        <w:t>; for example, when the reported returns are quarterly, and the factor returns are monthly</w:t>
      </w:r>
      <w:r w:rsidR="00EF4E53">
        <w:rPr>
          <w:rStyle w:val="FootnoteReference"/>
          <w:rFonts w:eastAsiaTheme="minorEastAsia"/>
        </w:rPr>
        <w:footnoteReference w:id="8"/>
      </w:r>
      <w:r>
        <w:rPr>
          <w:rFonts w:eastAsiaTheme="minorEastAsia"/>
        </w:rPr>
        <w:t xml:space="preserve">. </w:t>
      </w:r>
      <w:r w:rsidRPr="004F5132">
        <w:rPr>
          <w:rFonts w:eastAsiaTheme="minorEastAsia"/>
        </w:rPr>
        <w:t>T</w:t>
      </w:r>
      <w:r>
        <w:rPr>
          <w:rFonts w:eastAsiaTheme="minorEastAsia"/>
        </w:rPr>
        <w:t>o resolve this, we have t</w:t>
      </w:r>
      <w:r w:rsidRPr="004F5132">
        <w:rPr>
          <w:rFonts w:eastAsiaTheme="minorEastAsia"/>
        </w:rPr>
        <w:t xml:space="preserve">he following formula </w:t>
      </w:r>
      <w:r>
        <w:rPr>
          <w:rFonts w:eastAsiaTheme="minorEastAsia"/>
        </w:rPr>
        <w:t xml:space="preserve">that </w:t>
      </w:r>
      <w:r w:rsidRPr="004F5132">
        <w:rPr>
          <w:rFonts w:eastAsiaTheme="minorEastAsia"/>
        </w:rPr>
        <w:t xml:space="preserve">maps </w:t>
      </w:r>
      <m:oMath>
        <m:r>
          <w:rPr>
            <w:rFonts w:ascii="Cambria Math" w:eastAsiaTheme="minorEastAsia" w:hAnsi="Cambria Math"/>
          </w:rPr>
          <m:t>t</m:t>
        </m:r>
      </m:oMath>
      <w:r w:rsidRPr="004F5132">
        <w:rPr>
          <w:rFonts w:eastAsiaTheme="minorEastAsia"/>
        </w:rPr>
        <w:t xml:space="preserve"> to </w:t>
      </w:r>
      <m:oMath>
        <m:r>
          <w:rPr>
            <w:rFonts w:ascii="Cambria Math" w:eastAsiaTheme="minorEastAsia" w:hAnsi="Cambria Math"/>
          </w:rPr>
          <m:t>s</m:t>
        </m:r>
      </m:oMath>
      <w:r w:rsidRPr="004F5132">
        <w:rPr>
          <w:rFonts w:eastAsiaTheme="minorEastAsia"/>
        </w:rPr>
        <w:t>:</w:t>
      </w:r>
    </w:p>
    <w:p w14:paraId="1ABB12B5" w14:textId="77777777" w:rsidR="005A3D55" w:rsidRPr="004F5132" w:rsidRDefault="005A3D55" w:rsidP="005A3D55">
      <w:pPr>
        <w:jc w:val="both"/>
        <w:rPr>
          <w:rFonts w:eastAsiaTheme="minorEastAsia"/>
        </w:rPr>
      </w:pPr>
    </w:p>
    <w:p w14:paraId="15C95A03" w14:textId="77777777" w:rsidR="005A3D55" w:rsidRPr="004F5132" w:rsidRDefault="005A3D55" w:rsidP="005A3D55">
      <w:pPr>
        <w:jc w:val="both"/>
        <w:rPr>
          <w:rFonts w:eastAsiaTheme="minorEastAsia"/>
        </w:rPr>
      </w:pPr>
      <m:oMathPara>
        <m:oMath>
          <m:r>
            <w:rPr>
              <w:rFonts w:ascii="Cambria Math" w:hAnsi="Cambria Math"/>
              <w:vertAlign w:val="subscript"/>
            </w:rPr>
            <m:t>t</m:t>
          </m:r>
          <m:d>
            <m:dPr>
              <m:ctrlPr>
                <w:rPr>
                  <w:rFonts w:ascii="Cambria Math" w:hAnsi="Cambria Math"/>
                  <w:i/>
                  <w:vertAlign w:val="subscript"/>
                </w:rPr>
              </m:ctrlPr>
            </m:dPr>
            <m:e>
              <m:r>
                <w:rPr>
                  <w:rFonts w:ascii="Cambria Math" w:hAnsi="Cambria Math"/>
                  <w:vertAlign w:val="subscript"/>
                </w:rPr>
                <m:t>s</m:t>
              </m:r>
            </m:e>
          </m:d>
          <m:r>
            <w:rPr>
              <w:rFonts w:ascii="Cambria Math" w:hAnsi="Cambria Math"/>
              <w:vertAlign w:val="subscript"/>
            </w:rPr>
            <m:t>=P+s*</m:t>
          </m:r>
          <m:r>
            <m:rPr>
              <m:sty m:val="p"/>
            </m:rPr>
            <w:rPr>
              <w:rFonts w:ascii="Cambria Math" w:hAnsi="Cambria Math"/>
              <w:vertAlign w:val="subscript"/>
            </w:rPr>
            <m:t>Δ</m:t>
          </m:r>
          <m:r>
            <w:rPr>
              <w:rFonts w:ascii="Cambria Math" w:hAnsi="Cambria Math"/>
              <w:vertAlign w:val="subscript"/>
            </w:rPr>
            <m:t>t</m:t>
          </m:r>
        </m:oMath>
      </m:oMathPara>
    </w:p>
    <w:p w14:paraId="236A94EF" w14:textId="77777777" w:rsidR="005A3D55" w:rsidRDefault="005A3D55" w:rsidP="00AA5300">
      <w:pPr>
        <w:jc w:val="both"/>
        <w:rPr>
          <w:rFonts w:eastAsiaTheme="minorEastAsia"/>
        </w:rPr>
      </w:pPr>
    </w:p>
    <w:p w14:paraId="42EE7C4B" w14:textId="696607EA" w:rsidR="005A3D55" w:rsidRDefault="005A3D55" w:rsidP="005A3D55">
      <w:pPr>
        <w:jc w:val="both"/>
        <w:rPr>
          <w:rFonts w:eastAsiaTheme="minorEastAsia"/>
        </w:rPr>
      </w:pPr>
      <w:r>
        <w:rPr>
          <w:rFonts w:eastAsiaTheme="minorEastAsia"/>
        </w:rPr>
        <w:t>I</w:t>
      </w:r>
      <w:r w:rsidRPr="004F5132">
        <w:rPr>
          <w:rFonts w:eastAsiaTheme="minorEastAsia"/>
        </w:rPr>
        <w:t xml:space="preserve">f reported returns </w:t>
      </w:r>
      <w:r>
        <w:rPr>
          <w:rFonts w:eastAsiaTheme="minorEastAsia"/>
        </w:rPr>
        <w:t>(</w:t>
      </w:r>
      <m:oMath>
        <m:r>
          <w:rPr>
            <w:rFonts w:ascii="Cambria Math" w:eastAsiaTheme="minorEastAsia" w:hAnsi="Cambria Math"/>
          </w:rPr>
          <m:t>y)</m:t>
        </m:r>
      </m:oMath>
      <w:r w:rsidR="00084851">
        <w:rPr>
          <w:rFonts w:eastAsiaTheme="minorEastAsia"/>
        </w:rPr>
        <w:t xml:space="preserve"> </w:t>
      </w:r>
      <w:r w:rsidRPr="004F5132">
        <w:rPr>
          <w:rFonts w:eastAsiaTheme="minorEastAsia"/>
        </w:rPr>
        <w:t xml:space="preserve">are quarterly, and latent returns </w:t>
      </w:r>
      <w:r>
        <w:rPr>
          <w:rFonts w:eastAsiaTheme="minorEastAsia"/>
        </w:rPr>
        <w:t>(</w:t>
      </w:r>
      <m:oMath>
        <m:r>
          <w:rPr>
            <w:rFonts w:ascii="Cambria Math" w:eastAsiaTheme="minorEastAsia" w:hAnsi="Cambria Math"/>
          </w:rPr>
          <m:t>x</m:t>
        </m:r>
      </m:oMath>
      <w:r>
        <w:rPr>
          <w:rFonts w:eastAsiaTheme="minorEastAsia"/>
        </w:rPr>
        <w:t xml:space="preserve">) </w:t>
      </w:r>
      <w:r w:rsidRPr="004F5132">
        <w:rPr>
          <w:rFonts w:eastAsiaTheme="minorEastAsia"/>
        </w:rPr>
        <w:t xml:space="preserve">are monthly, </w:t>
      </w:r>
      <m:oMath>
        <m:r>
          <w:rPr>
            <w:rFonts w:ascii="Cambria Math" w:eastAsiaTheme="minorEastAsia" w:hAnsi="Cambria Math"/>
          </w:rPr>
          <m:t>P=3</m:t>
        </m:r>
      </m:oMath>
      <w:r w:rsidRPr="004F5132">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t=3</m:t>
        </m:r>
      </m:oMath>
      <w:r>
        <w:rPr>
          <w:rFonts w:eastAsiaTheme="minorEastAsia"/>
        </w:rPr>
        <w:t xml:space="preserve"> (</w:t>
      </w:r>
      <w:r w:rsidRPr="004F5132">
        <w:rPr>
          <w:rFonts w:eastAsiaTheme="minorEastAsia"/>
        </w:rPr>
        <w:t>since each quarter consists of</w:t>
      </w:r>
      <w:r w:rsidR="00084851">
        <w:rPr>
          <w:rFonts w:eastAsiaTheme="minorEastAsia"/>
        </w:rPr>
        <w:t xml:space="preserve"> </w:t>
      </w:r>
      <w:r w:rsidRPr="004F5132">
        <w:rPr>
          <w:rFonts w:eastAsiaTheme="minorEastAsia"/>
        </w:rPr>
        <w:t>three months</w:t>
      </w:r>
      <w:r>
        <w:rPr>
          <w:rFonts w:eastAsiaTheme="minorEastAsia"/>
        </w:rPr>
        <w:t>)</w:t>
      </w:r>
      <w:r w:rsidRPr="004F5132">
        <w:rPr>
          <w:rFonts w:eastAsiaTheme="minorEastAsia"/>
        </w:rPr>
        <w:t xml:space="preserve">. And so, for the first quarter, </w:t>
      </w:r>
      <m:oMath>
        <m:r>
          <w:rPr>
            <w:rFonts w:ascii="Cambria Math" w:eastAsiaTheme="minorEastAsia" w:hAnsi="Cambria Math"/>
          </w:rPr>
          <m:t>s=1</m:t>
        </m:r>
      </m:oMath>
      <w:r w:rsidRPr="004F5132">
        <w:rPr>
          <w:rFonts w:eastAsiaTheme="minorEastAsia"/>
        </w:rPr>
        <w:t xml:space="preserve"> and </w:t>
      </w:r>
      <m:oMath>
        <m:r>
          <w:rPr>
            <w:rFonts w:ascii="Cambria Math" w:eastAsiaTheme="minorEastAsia" w:hAnsi="Cambria Math"/>
          </w:rPr>
          <m:t>t=6</m:t>
        </m:r>
      </m:oMath>
      <w:r w:rsidRPr="004F5132">
        <w:rPr>
          <w:rFonts w:eastAsiaTheme="minorEastAsia"/>
        </w:rPr>
        <w:t xml:space="preserve">. </w:t>
      </w:r>
      <w:r>
        <w:rPr>
          <w:rFonts w:eastAsiaTheme="minorEastAsia"/>
        </w:rPr>
        <w:t>W</w:t>
      </w:r>
      <w:r w:rsidRPr="004F5132">
        <w:rPr>
          <w:rFonts w:eastAsiaTheme="minorEastAsia"/>
        </w:rPr>
        <w:t xml:space="preserve">hen </w:t>
      </w:r>
      <m:oMath>
        <m:r>
          <m:rPr>
            <m:sty m:val="p"/>
          </m:rPr>
          <w:rPr>
            <w:rFonts w:ascii="Cambria Math" w:eastAsiaTheme="minorEastAsia" w:hAnsi="Cambria Math"/>
          </w:rPr>
          <m:t>Δ</m:t>
        </m:r>
        <m:r>
          <w:rPr>
            <w:rFonts w:ascii="Cambria Math" w:eastAsiaTheme="minorEastAsia" w:hAnsi="Cambria Math"/>
          </w:rPr>
          <m:t>t&gt;1</m:t>
        </m:r>
      </m:oMath>
      <w:r w:rsidRPr="004F5132">
        <w:rPr>
          <w:rFonts w:eastAsiaTheme="minorEastAsia"/>
        </w:rPr>
        <w:t>, the</w:t>
      </w:r>
      <w:r w:rsidR="00EF4E53">
        <w:rPr>
          <w:rFonts w:eastAsiaTheme="minorEastAsia"/>
        </w:rPr>
        <w:t xml:space="preserve"> values in</w:t>
      </w:r>
      <w:r w:rsidRPr="004F5132">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must add up to 1 for each month of the quarter (first, second, third). </w:t>
      </w:r>
      <w:r w:rsidRPr="004F5132">
        <w:rPr>
          <w:rFonts w:eastAsiaTheme="minorEastAsia"/>
        </w:rPr>
        <w:t>If not, months that fall earlier in the quarter will have a different long-run impact on NAV than months later in the quarter.</w:t>
      </w:r>
      <w:r>
        <w:rPr>
          <w:rFonts w:eastAsiaTheme="minorEastAsia"/>
        </w:rPr>
        <w:t xml:space="preserve"> </w:t>
      </w:r>
      <w:r w:rsidR="00EF4E53" w:rsidRPr="00EF4E53">
        <w:rPr>
          <w:rFonts w:eastAsiaTheme="minorEastAsia"/>
        </w:rPr>
        <w:t>For instance</w:t>
      </w:r>
      <w:r w:rsidR="00EF4E53">
        <w:rPr>
          <w:rFonts w:eastAsiaTheme="minorEastAsia"/>
        </w:rPr>
        <w:t>,</w:t>
      </w:r>
      <w:r w:rsidR="00EF4E53" w:rsidRPr="00EF4E53">
        <w:rPr>
          <w:rFonts w:eastAsiaTheme="minorEastAsia"/>
        </w:rPr>
        <w:t xml:space="preserve"> if we have a single quarter lag, the first month of the quarter plus the first month of the previous quarter must add to 1. This implies that the </w:t>
      </w:r>
      <w:r w:rsidR="00084851" w:rsidRPr="00EF4E53">
        <w:rPr>
          <w:rFonts w:eastAsiaTheme="minorEastAsia"/>
        </w:rPr>
        <w:t>sum</w:t>
      </w:r>
      <w:r w:rsidR="00EF4E53" w:rsidRPr="00EF4E53">
        <w:rPr>
          <w:rFonts w:eastAsiaTheme="minorEastAsia"/>
        </w:rPr>
        <w:t xml:space="preserve"> of values in</w:t>
      </w:r>
      <w:r w:rsidR="00EF4E53">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is 3 for quarterly data and 1 for monthly data</w:t>
      </w:r>
      <w:r w:rsidR="00EF4E53">
        <w:rPr>
          <w:rStyle w:val="FootnoteReference"/>
          <w:rFonts w:eastAsiaTheme="minorEastAsia"/>
        </w:rPr>
        <w:footnoteReference w:id="9"/>
      </w:r>
      <w:r w:rsidR="00EF4E53">
        <w:rPr>
          <w:rFonts w:eastAsiaTheme="minorEastAsia"/>
        </w:rPr>
        <w:t xml:space="preserve">. </w:t>
      </w:r>
    </w:p>
    <w:p w14:paraId="3C05BB48" w14:textId="77777777" w:rsidR="005A3D55" w:rsidRDefault="005A3D55" w:rsidP="00AA5300">
      <w:pPr>
        <w:jc w:val="both"/>
        <w:rPr>
          <w:rFonts w:eastAsiaTheme="minorEastAsia"/>
        </w:rPr>
      </w:pPr>
    </w:p>
    <w:p w14:paraId="14D6D953" w14:textId="5714FE51" w:rsidR="00084851" w:rsidRDefault="00084851" w:rsidP="00084851">
      <w:pPr>
        <w:jc w:val="both"/>
        <w:rPr>
          <w:rFonts w:eastAsiaTheme="minorEastAsia"/>
        </w:rPr>
      </w:pPr>
      <w:r>
        <w:rPr>
          <w:rFonts w:eastAsiaTheme="minorEastAsia"/>
        </w:rPr>
        <w:t>In particular,</w:t>
      </w:r>
    </w:p>
    <w:p w14:paraId="20A9166E" w14:textId="77777777" w:rsidR="00084851" w:rsidRDefault="00084851" w:rsidP="00084851">
      <w:pPr>
        <w:jc w:val="both"/>
        <w:rPr>
          <w:rFonts w:eastAsiaTheme="minorEastAsia"/>
        </w:rPr>
      </w:pPr>
    </w:p>
    <w:p w14:paraId="7F3CC0FF" w14:textId="77777777" w:rsidR="00084851" w:rsidRDefault="00000000" w:rsidP="00084851">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+1</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d>
                        <m:dPr>
                          <m:ctrlPr>
                            <w:rPr>
                              <w:rFonts w:ascii="Cambria Math" w:eastAsiaTheme="minorEastAsia" w:hAnsi="Cambria Math"/>
                              <w:i/>
                            </w:rPr>
                          </m:ctrlPr>
                        </m:dPr>
                        <m:e>
                          <m:r>
                            <w:rPr>
                              <w:rFonts w:ascii="Cambria Math" w:eastAsiaTheme="minorEastAsia" w:hAnsi="Cambria Math"/>
                            </w:rPr>
                            <m:t>P+1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t+1</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oMath>
      </m:oMathPara>
    </w:p>
    <w:p w14:paraId="115C0631" w14:textId="58C4F963" w:rsidR="00084851" w:rsidRPr="00084851" w:rsidRDefault="00084851" w:rsidP="00084851">
      <w:pPr>
        <w:jc w:val="both"/>
        <w:rPr>
          <w:rFonts w:eastAsiaTheme="minorEastAsia"/>
        </w:rPr>
      </w:pPr>
    </w:p>
    <w:p w14:paraId="01FFB88D" w14:textId="77777777" w:rsidR="00084851" w:rsidRPr="00084851" w:rsidRDefault="00084851" w:rsidP="00084851">
      <w:pPr>
        <w:jc w:val="both"/>
        <w:rPr>
          <w:rFonts w:eastAsiaTheme="minorEastAsia"/>
        </w:rPr>
      </w:pPr>
    </w:p>
    <w:p w14:paraId="74EA34B5" w14:textId="01A2A15C" w:rsidR="00A541D2" w:rsidRDefault="005A3D55" w:rsidP="00AA5300">
      <w:pPr>
        <w:jc w:val="both"/>
        <w:rPr>
          <w:rFonts w:eastAsiaTheme="minorEastAsia"/>
        </w:rPr>
      </w:pPr>
      <w:r>
        <w:rPr>
          <w:rFonts w:eastAsiaTheme="minorEastAsia"/>
        </w:rPr>
        <w:t>Also</w:t>
      </w:r>
      <w:r w:rsidR="00F965A7">
        <w:rPr>
          <w:rFonts w:eastAsiaTheme="minorEastAsia"/>
        </w:rPr>
        <w:t>,</w:t>
      </w:r>
      <w:r w:rsidR="00084851">
        <w:rPr>
          <w:rFonts w:eastAsiaTheme="minorEastAsia"/>
        </w:rPr>
        <w:t xml:space="preserve"> the complete posterior distribution of </w:t>
      </w:r>
      <m:oMath>
        <m:r>
          <w:rPr>
            <w:rFonts w:ascii="Cambria Math" w:eastAsiaTheme="minorEastAsia" w:hAnsi="Cambria Math"/>
          </w:rPr>
          <m:t>y</m:t>
        </m:r>
      </m:oMath>
      <w:r w:rsidR="00084851">
        <w:rPr>
          <w:rFonts w:eastAsiaTheme="minorEastAsia"/>
        </w:rPr>
        <w:t xml:space="preserve"> is given by:</w:t>
      </w:r>
    </w:p>
    <w:p w14:paraId="31582954" w14:textId="77777777" w:rsidR="00084851" w:rsidRDefault="00084851" w:rsidP="00AA5300">
      <w:pPr>
        <w:jc w:val="both"/>
        <w:rPr>
          <w:rFonts w:eastAsiaTheme="minorEastAsia"/>
        </w:rPr>
      </w:pPr>
    </w:p>
    <w:p w14:paraId="37A9D6A5" w14:textId="02069547" w:rsidR="00E012A2" w:rsidRDefault="00E012A2" w:rsidP="00AA5300">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rest</m:t>
              </m:r>
            </m:e>
          </m:d>
          <m:r>
            <w:rPr>
              <w:rFonts w:ascii="Cambria Math" w:hAnsi="Cambria Math"/>
            </w:rPr>
            <m:t>∼MN</m:t>
          </m:r>
          <m:d>
            <m:dPr>
              <m:ctrlPr>
                <w:rPr>
                  <w:rFonts w:ascii="Cambria Math" w:hAnsi="Cambria Math"/>
                  <w:i/>
                </w:rPr>
              </m:ctrlPr>
            </m:dPr>
            <m:e>
              <m:r>
                <m:rPr>
                  <m:sty m:val="p"/>
                </m:rPr>
                <w:rPr>
                  <w:rFonts w:ascii="Cambria Math" w:hAnsi="Cambria Math"/>
                </w:rPr>
                <m:t>Φx,</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den>
              </m:f>
              <m:r>
                <w:rPr>
                  <w:rFonts w:ascii="Cambria Math" w:hAnsi="Cambria Math"/>
                </w:rPr>
                <m:t>I</m:t>
              </m:r>
            </m:e>
          </m:d>
        </m:oMath>
      </m:oMathPara>
    </w:p>
    <w:p w14:paraId="24D2F140" w14:textId="77777777" w:rsidR="00E012A2" w:rsidRDefault="00E012A2" w:rsidP="00AA5300">
      <w:pPr>
        <w:jc w:val="both"/>
        <w:rPr>
          <w:rFonts w:eastAsiaTheme="minorEastAsia"/>
        </w:rPr>
      </w:pPr>
    </w:p>
    <w:p w14:paraId="505C5DE7" w14:textId="7954AA91" w:rsidR="002874AE" w:rsidRPr="005862A7" w:rsidRDefault="00000000" w:rsidP="005862A7">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677320" w:rsidRPr="005862A7">
        <w:rPr>
          <w:rFonts w:eastAsiaTheme="minorEastAsia"/>
        </w:rPr>
        <w:t xml:space="preserve"> is a global </w:t>
      </w:r>
      <w:r w:rsidR="00245CA1" w:rsidRPr="005862A7">
        <w:rPr>
          <w:rFonts w:eastAsiaTheme="minorEastAsia"/>
        </w:rPr>
        <w:t xml:space="preserve">precision </w:t>
      </w:r>
      <w:r w:rsidR="00677320" w:rsidRPr="005862A7">
        <w:rPr>
          <w:rFonts w:eastAsiaTheme="minorEastAsia"/>
        </w:rPr>
        <w:t xml:space="preserve">parameter estimated </w:t>
      </w:r>
      <w:r w:rsidR="007B18A5">
        <w:rPr>
          <w:rFonts w:eastAsiaTheme="minorEastAsia"/>
        </w:rPr>
        <w:t xml:space="preserve">for independent measurement </w:t>
      </w:r>
      <w:r w:rsidR="00084851">
        <w:rPr>
          <w:rFonts w:eastAsiaTheme="minorEastAsia"/>
        </w:rPr>
        <w:t xml:space="preserve">variance. The precision parameter has </w:t>
      </w:r>
      <w:r w:rsidR="002874AE" w:rsidRPr="005862A7">
        <w:rPr>
          <w:rFonts w:eastAsiaTheme="minorEastAsia"/>
        </w:rPr>
        <w:t xml:space="preserve">a Gamma-distributed prior: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ζ</m:t>
                </m:r>
                <m:ctrlPr>
                  <w:rPr>
                    <w:rFonts w:ascii="Cambria Math" w:eastAsiaTheme="minorEastAsia" w:hAnsi="Cambria Math"/>
                    <w:i/>
                  </w:rPr>
                </m:ctrlPr>
              </m:e>
              <m:sub>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0</m:t>
                    </m:r>
                  </m:sub>
                </m:sSub>
              </m:sub>
            </m:sSub>
          </m:e>
        </m:d>
      </m:oMath>
      <w:r w:rsidR="002874AE" w:rsidRPr="005862A7">
        <w:rPr>
          <w:rFonts w:eastAsiaTheme="minorEastAsia"/>
        </w:rPr>
        <w:t xml:space="preserve"> with </w:t>
      </w:r>
      <w:r w:rsidR="0083076D">
        <w:rPr>
          <w:rFonts w:eastAsiaTheme="minorEastAsia"/>
        </w:rPr>
        <w:t xml:space="preserve">given </w:t>
      </w:r>
      <w:r w:rsidR="005862A7" w:rsidRPr="005862A7">
        <w:rPr>
          <w:rFonts w:eastAsiaTheme="minorEastAsia"/>
        </w:rPr>
        <w:t xml:space="preserve">shape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 xml:space="preserve">, and </w:t>
      </w:r>
      <w:r w:rsidR="0083076D">
        <w:rPr>
          <w:rFonts w:eastAsiaTheme="minorEastAsia"/>
        </w:rPr>
        <w:t xml:space="preserve">given </w:t>
      </w:r>
      <w:r w:rsidR="005862A7" w:rsidRPr="005862A7">
        <w:rPr>
          <w:rFonts w:eastAsiaTheme="minorEastAsia"/>
        </w:rPr>
        <w:t xml:space="preserve">inverse scale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w:t>
      </w:r>
      <w:r w:rsidR="00124D04">
        <w:rPr>
          <w:rFonts w:eastAsiaTheme="minorEastAsia"/>
        </w:rPr>
        <w:t xml:space="preserve"> </w:t>
      </w:r>
      <m:oMath>
        <m:r>
          <w:rPr>
            <w:rFonts w:ascii="Cambria Math" w:eastAsiaTheme="minorEastAsia" w:hAnsi="Cambria Math"/>
          </w:rPr>
          <m:t>I</m:t>
        </m:r>
      </m:oMath>
      <w:r w:rsidR="00124D04">
        <w:rPr>
          <w:rFonts w:eastAsiaTheme="minorEastAsia"/>
        </w:rPr>
        <w:t xml:space="preserve"> is an identity matrix</w:t>
      </w:r>
      <w:r w:rsidR="00084851">
        <w:rPr>
          <w:rFonts w:eastAsiaTheme="minorEastAsia"/>
        </w:rPr>
        <w:t>.</w:t>
      </w:r>
    </w:p>
    <w:p w14:paraId="4A3D8DE1" w14:textId="77777777" w:rsidR="0024126E" w:rsidRDefault="0024126E" w:rsidP="00661F25">
      <w:pPr>
        <w:jc w:val="both"/>
        <w:rPr>
          <w:rFonts w:eastAsiaTheme="minorEastAsia"/>
        </w:rPr>
      </w:pPr>
    </w:p>
    <w:p w14:paraId="4FC72FCD" w14:textId="144EE1B5" w:rsidR="00BF6272" w:rsidRDefault="00BF6272" w:rsidP="00661F25">
      <w:pPr>
        <w:jc w:val="both"/>
        <w:rPr>
          <w:rFonts w:eastAsiaTheme="minorEastAsia"/>
        </w:rPr>
      </w:pPr>
      <w:r>
        <w:rPr>
          <w:rFonts w:eastAsiaTheme="minorEastAsia"/>
        </w:rPr>
        <w:t xml:space="preserve">The economic </w:t>
      </w:r>
      <w:r w:rsidR="00852D4B">
        <w:rPr>
          <w:rFonts w:eastAsiaTheme="minorEastAsia"/>
        </w:rPr>
        <w:t>assumption behind</w:t>
      </w:r>
      <w:r w:rsidR="00CF5152">
        <w:rPr>
          <w:rFonts w:eastAsiaTheme="minorEastAsia"/>
        </w:rPr>
        <w:t xml:space="preserve"> </w:t>
      </w:r>
      <w:r w:rsidR="00084851">
        <w:rPr>
          <w:rFonts w:eastAsiaTheme="minorEastAsia"/>
        </w:rPr>
        <w:t>the smoothing</w:t>
      </w:r>
      <w:r w:rsidR="00CF5152">
        <w:rPr>
          <w:rFonts w:eastAsiaTheme="minorEastAsia"/>
        </w:rPr>
        <w:t xml:space="preserve"> process </w:t>
      </w:r>
      <w:r w:rsidR="00852D4B">
        <w:rPr>
          <w:rFonts w:eastAsiaTheme="minorEastAsia"/>
        </w:rPr>
        <w:t xml:space="preserve">is </w:t>
      </w:r>
      <w:r>
        <w:rPr>
          <w:rFonts w:eastAsiaTheme="minorEastAsia"/>
        </w:rPr>
        <w:t xml:space="preserve">simple: </w:t>
      </w:r>
      <w:r w:rsidR="000E7E5F">
        <w:rPr>
          <w:rFonts w:eastAsiaTheme="minorEastAsia"/>
        </w:rPr>
        <w:t>that the observed fund returns (</w:t>
      </w:r>
      <m:oMath>
        <m:r>
          <w:rPr>
            <w:rFonts w:ascii="Cambria Math" w:eastAsiaTheme="minorEastAsia" w:hAnsi="Cambria Math"/>
          </w:rPr>
          <m:t>y</m:t>
        </m:r>
      </m:oMath>
      <w:r w:rsidR="000E7E5F">
        <w:rPr>
          <w:rFonts w:eastAsiaTheme="minorEastAsia"/>
        </w:rPr>
        <w:t xml:space="preserve">) is a weighted average of the fund’s economic returns, </w:t>
      </w:r>
      <m:oMath>
        <m:r>
          <w:rPr>
            <w:rFonts w:ascii="Cambria Math" w:eastAsiaTheme="minorEastAsia" w:hAnsi="Cambria Math"/>
          </w:rPr>
          <m:t>x</m:t>
        </m:r>
      </m:oMath>
      <w:r w:rsidR="000E7E5F">
        <w:rPr>
          <w:rFonts w:eastAsiaTheme="minorEastAsia"/>
        </w:rPr>
        <w:t xml:space="preserve">, </w:t>
      </w:r>
      <w:r w:rsidR="00CF5152">
        <w:rPr>
          <w:rFonts w:eastAsiaTheme="minorEastAsia"/>
        </w:rPr>
        <w:t xml:space="preserve">over the most recent </w:t>
      </w:r>
      <w:r w:rsidR="00DB4D6B">
        <w:rPr>
          <w:rFonts w:eastAsiaTheme="minorEastAsia"/>
        </w:rPr>
        <w:t>(</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DB4D6B">
        <w:rPr>
          <w:rFonts w:eastAsiaTheme="minorEastAsia"/>
        </w:rPr>
        <w:t xml:space="preserve">) periods, including the current period. </w:t>
      </w:r>
      <w:r w:rsidR="00852D4B">
        <w:rPr>
          <w:rFonts w:eastAsiaTheme="minorEastAsia"/>
        </w:rPr>
        <w:t xml:space="preserve">The econometric implications of this are that </w:t>
      </w:r>
      <w:r w:rsidR="007F1A12">
        <w:rPr>
          <w:rFonts w:eastAsiaTheme="minorEastAsia"/>
        </w:rPr>
        <w:t xml:space="preserve">under the given assumption, the observed fund returns follow a MA process of order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626147">
        <w:rPr>
          <w:rFonts w:eastAsiaTheme="minorEastAsia"/>
        </w:rPr>
        <w:t>.</w:t>
      </w:r>
    </w:p>
    <w:p w14:paraId="2E55942A" w14:textId="77777777" w:rsidR="00E860FC" w:rsidRDefault="00E860FC" w:rsidP="00661F25">
      <w:pPr>
        <w:jc w:val="both"/>
      </w:pPr>
    </w:p>
    <w:p w14:paraId="1EFA9A77" w14:textId="04E39021" w:rsidR="008F28E8" w:rsidRDefault="008F28E8" w:rsidP="00661F25">
      <w:pPr>
        <w:jc w:val="both"/>
      </w:pPr>
      <w:r w:rsidRPr="008F28E8">
        <w:t xml:space="preserve">This restriction is similar to </w:t>
      </w:r>
      <w:proofErr w:type="spellStart"/>
      <w:r w:rsidRPr="008F28E8">
        <w:t>Getmansky</w:t>
      </w:r>
      <w:proofErr w:type="spellEnd"/>
      <w:r w:rsidR="00EF4E53">
        <w:t xml:space="preserve"> et al [</w:t>
      </w:r>
      <w:r w:rsidRPr="008F28E8">
        <w:t>2004</w:t>
      </w:r>
      <w:r w:rsidR="00EF4E53">
        <w:t>]</w:t>
      </w:r>
      <w:r w:rsidRPr="008F28E8">
        <w:t xml:space="preserve"> where the observed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oMath>
      <w:r w:rsidRPr="008F28E8">
        <w:t xml:space="preserve">) for some period </w:t>
      </w:r>
      <m:oMath>
        <m:r>
          <w:rPr>
            <w:rFonts w:ascii="Cambria Math" w:hAnsi="Cambria Math"/>
          </w:rPr>
          <m:t>t</m:t>
        </m:r>
      </m:oMath>
      <w:r w:rsidRPr="008F28E8">
        <w:t>, is a weighted average of the “true” returns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oMath>
      <w:r w:rsidRPr="008F28E8">
        <w:t xml:space="preserve">) over the most recent </w:t>
      </w:r>
      <m:oMath>
        <m:r>
          <w:rPr>
            <w:rFonts w:ascii="Cambria Math" w:hAnsi="Cambria Math"/>
          </w:rPr>
          <m:t>k+1</m:t>
        </m:r>
      </m:oMath>
      <w:r w:rsidRPr="008F28E8">
        <w:t xml:space="preserve"> periods: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sSubSup>
          <m:sSubSupPr>
            <m:ctrlPr>
              <w:rPr>
                <w:rFonts w:ascii="Cambria Math" w:hAnsi="Cambria Math"/>
                <w:i/>
              </w:rPr>
            </m:ctrlPr>
          </m:sSubSupPr>
          <m:e>
            <m:r>
              <w:rPr>
                <w:rFonts w:ascii="Cambria Math" w:hAnsi="Cambria Math"/>
              </w:rPr>
              <m:t>R</m:t>
            </m:r>
          </m:e>
          <m:sub>
            <m:r>
              <w:rPr>
                <w:rFonts w:ascii="Cambria Math" w:hAnsi="Cambria Math"/>
              </w:rPr>
              <m:t>t-k</m:t>
            </m:r>
          </m:sub>
          <m:sup>
            <m:r>
              <w:rPr>
                <w:rFonts w:ascii="Cambria Math" w:hAnsi="Cambria Math"/>
              </w:rPr>
              <m:t>C</m:t>
            </m:r>
          </m:sup>
        </m:sSubSup>
      </m:oMath>
      <w:r w:rsidRPr="008F28E8">
        <w:t xml:space="preserve">, with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=1</m:t>
        </m:r>
      </m:oMath>
      <w:r w:rsidRPr="008F28E8">
        <w:t xml:space="preserve"> to ensure that all information is eventually incorporated into observed returns, and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Pr="008F28E8">
        <w:t xml:space="preserve"> for </w:t>
      </w:r>
      <m:oMath>
        <m:r>
          <w:rPr>
            <w:rFonts w:ascii="Cambria Math" w:hAnsi="Cambria Math"/>
          </w:rPr>
          <m:t>i=1,…,k</m:t>
        </m:r>
      </m:oMath>
      <w:r w:rsidRPr="008F28E8">
        <w:t xml:space="preserve">. In our case the observed returns are the reported returns, </w:t>
      </w:r>
      <m:oMath>
        <m:r>
          <w:rPr>
            <w:rFonts w:ascii="Cambria Math" w:hAnsi="Cambria Math"/>
          </w:rPr>
          <m:t>y</m:t>
        </m:r>
      </m:oMath>
      <w:r w:rsidRPr="008F28E8">
        <w:t xml:space="preserve">, the “true” returns are the latent returns generated using the factors, </w:t>
      </w:r>
      <m:oMath>
        <m:r>
          <w:rPr>
            <w:rFonts w:ascii="Cambria Math" w:hAnsi="Cambria Math"/>
          </w:rPr>
          <m:t>x</m:t>
        </m:r>
      </m:oMath>
      <w:r w:rsidRPr="008F28E8">
        <w:t xml:space="preserve">, and the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8F28E8">
        <w:t xml:space="preserve"> terms (or as we notate them,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Pr="008F28E8">
        <w:t xml:space="preserve"> terms) are generated using a multivariate normal distribution in the hierarchical Bayesian model</w:t>
      </w:r>
      <w:r w:rsidR="0080681B">
        <w:t>, as follows:</w:t>
      </w:r>
    </w:p>
    <w:p w14:paraId="5FBE8F55" w14:textId="77777777" w:rsidR="0080681B" w:rsidRDefault="0080681B" w:rsidP="00661F25">
      <w:pPr>
        <w:jc w:val="both"/>
      </w:pPr>
    </w:p>
    <w:p w14:paraId="590AC56E" w14:textId="77777777" w:rsidR="00306E6E" w:rsidRPr="002A35E7" w:rsidRDefault="00306E6E" w:rsidP="00306E6E">
      <w:pPr>
        <w:jc w:val="both"/>
        <w:rPr>
          <w:rFonts w:eastAsiaTheme="minorEastAsia"/>
        </w:rPr>
      </w:pPr>
      <m:oMathPara>
        <m:oMath>
          <m:r>
            <w:rPr>
              <w:rFonts w:ascii="Cambria Math" w:hAnsi="Cambria Math"/>
            </w:rPr>
            <w:lastRenderedPageBreak/>
            <m:t>p</m:t>
          </m:r>
          <m:d>
            <m:dPr>
              <m:sepChr m:val="∣"/>
              <m:ctrlPr>
                <w:rPr>
                  <w:rFonts w:ascii="Cambria Math" w:hAnsi="Cambria Math"/>
                  <w:i/>
                </w:rPr>
              </m:ctrlPr>
            </m:dPr>
            <m:e>
              <m:r>
                <w:rPr>
                  <w:rFonts w:ascii="Cambria Math" w:hAnsi="Cambria Math"/>
                </w:rPr>
                <m:t>ϕ</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ϕ</m:t>
                      </m:r>
                    </m:sub>
                  </m:sSub>
                </m:den>
              </m:f>
              <m:sSubSup>
                <m:sSubSupPr>
                  <m:ctrlPr>
                    <w:rPr>
                      <w:rFonts w:ascii="Cambria Math" w:hAnsi="Cambria Math"/>
                      <w:i/>
                    </w:rPr>
                  </m:ctrlPr>
                </m:sSubSupPr>
                <m:e>
                  <m:r>
                    <w:rPr>
                      <w:rFonts w:ascii="Cambria Math" w:hAnsi="Cambria Math"/>
                    </w:rPr>
                    <m:t>M</m:t>
                  </m:r>
                </m:e>
                <m:sub>
                  <m:r>
                    <w:rPr>
                      <w:rFonts w:ascii="Cambria Math" w:hAnsi="Cambria Math"/>
                    </w:rPr>
                    <m:t>0</m:t>
                  </m:r>
                </m:sub>
                <m:sup>
                  <m:r>
                    <w:rPr>
                      <w:rFonts w:ascii="Cambria Math" w:hAnsi="Cambria Math"/>
                    </w:rPr>
                    <m:t>-1</m:t>
                  </m:r>
                </m:sup>
              </m:sSubSup>
            </m:e>
          </m:d>
        </m:oMath>
      </m:oMathPara>
    </w:p>
    <w:p w14:paraId="4D9B7880" w14:textId="77777777" w:rsidR="0080681B" w:rsidRDefault="0080681B" w:rsidP="00661F25">
      <w:pPr>
        <w:jc w:val="both"/>
      </w:pPr>
    </w:p>
    <w:p w14:paraId="100D3045" w14:textId="72041F5D" w:rsidR="004A1B0A" w:rsidRPr="004A1B0A" w:rsidRDefault="00EC570F" w:rsidP="004A1B0A">
      <w:pPr>
        <w:jc w:val="both"/>
        <w:rPr>
          <w:rFonts w:eastAsiaTheme="minorEastAsia"/>
        </w:rPr>
      </w:pPr>
      <w:r>
        <w:t xml:space="preserve">Here, </w:t>
      </w:r>
      <m:oMath>
        <m:sSub>
          <m:sSubPr>
            <m:ctrlPr>
              <w:rPr>
                <w:rFonts w:ascii="Cambria Math" w:hAnsi="Cambria Math"/>
                <w:i/>
              </w:rPr>
            </m:ctrlPr>
          </m:sSubPr>
          <m:e>
            <m:r>
              <w:rPr>
                <w:rFonts w:ascii="Cambria Math" w:hAnsi="Cambria Math"/>
              </w:rPr>
              <m:t>τ</m:t>
            </m:r>
          </m:e>
          <m:sub>
            <m:r>
              <w:rPr>
                <w:rFonts w:ascii="Cambria Math" w:hAnsi="Cambria Math"/>
              </w:rPr>
              <m:t>y</m:t>
            </m:r>
          </m:sub>
        </m:sSub>
      </m:oMath>
      <w:r w:rsidRPr="004A1B0A">
        <w:rPr>
          <w:rFonts w:eastAsiaTheme="minorEastAsia"/>
        </w:rPr>
        <w:t xml:space="preserve"> is as defined above</w:t>
      </w:r>
      <w:r w:rsidR="004174A5" w:rsidRPr="004A1B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oMath>
      <w:r w:rsidR="004174A5" w:rsidRPr="004A1B0A">
        <w:rPr>
          <w:rFonts w:eastAsiaTheme="minorEastAsia"/>
        </w:rPr>
        <w:t xml:space="preserve"> is </w:t>
      </w:r>
      <w:r w:rsidR="004A1B0A" w:rsidRPr="004A1B0A">
        <w:rPr>
          <w:rFonts w:eastAsiaTheme="minorEastAsia"/>
        </w:rPr>
        <w:t xml:space="preserve">a global precision multiplier parameter, distributed as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e>
        </m:d>
      </m:oMath>
      <w:r w:rsidR="004A1B0A">
        <w:rPr>
          <w:rFonts w:eastAsiaTheme="minorEastAsia"/>
        </w:rPr>
        <w:t xml:space="preserve"> with </w:t>
      </w:r>
      <w:r w:rsidR="00173A04">
        <w:rPr>
          <w:rFonts w:eastAsiaTheme="minorEastAsia"/>
        </w:rPr>
        <w:t xml:space="preserve">given </w:t>
      </w:r>
      <w:r w:rsidR="009E2940">
        <w:rPr>
          <w:rFonts w:eastAsiaTheme="minorEastAsia"/>
        </w:rPr>
        <w:t xml:space="preserve">shape and inverse scale </w:t>
      </w:r>
      <w:r w:rsidR="007F23DD">
        <w:rPr>
          <w:rFonts w:eastAsiaTheme="minorEastAsia"/>
        </w:rPr>
        <w:t>hyperparameters</w:t>
      </w:r>
      <w:r w:rsidR="00173A04">
        <w:rPr>
          <w:rFonts w:eastAsiaTheme="minorEastAsia"/>
        </w:rPr>
        <w:t>;</w:t>
      </w:r>
      <w:r w:rsidR="007F23D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sidR="007F23DD">
        <w:rPr>
          <w:rFonts w:eastAsiaTheme="minorEastAsia"/>
        </w:rPr>
        <w:t xml:space="preserve"> is a </w:t>
      </w:r>
      <m:oMath>
        <m:r>
          <w:rPr>
            <w:rFonts w:ascii="Cambria Math" w:eastAsiaTheme="minorEastAsia" w:hAnsi="Cambria Math"/>
          </w:rPr>
          <m:t>P×P</m:t>
        </m:r>
      </m:oMath>
      <w:r w:rsidR="009B0DE0">
        <w:rPr>
          <w:rFonts w:eastAsiaTheme="minorEastAsia"/>
        </w:rPr>
        <w:t xml:space="preserve"> matrix consisting of precision hyperparameters for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is a </w:t>
      </w:r>
      <w:r w:rsidR="006358BC">
        <w:rPr>
          <w:rFonts w:eastAsiaTheme="minorEastAsia"/>
        </w:rPr>
        <w:t>hyperparameter (</w:t>
      </w:r>
      <w:r w:rsidR="00084851">
        <w:rPr>
          <w:rFonts w:eastAsiaTheme="minorEastAsia"/>
        </w:rPr>
        <w:t>i.e., fed into the model</w:t>
      </w:r>
      <w:r w:rsidR="006358BC">
        <w:rPr>
          <w:rFonts w:eastAsiaTheme="minorEastAsia"/>
        </w:rPr>
        <w:t>)</w:t>
      </w:r>
      <w:r w:rsidR="00173A04">
        <w:rPr>
          <w:rFonts w:eastAsiaTheme="minorEastAsia"/>
        </w:rPr>
        <w:t>.</w:t>
      </w:r>
      <w:r w:rsidR="00C51D2F">
        <w:rPr>
          <w:rFonts w:eastAsiaTheme="minorEastAsia"/>
        </w:rPr>
        <w:t xml:space="preserve"> </w:t>
      </w:r>
    </w:p>
    <w:p w14:paraId="7CD95BEF" w14:textId="77777777" w:rsidR="008F28E8" w:rsidRDefault="008F28E8" w:rsidP="00661F25">
      <w:pPr>
        <w:jc w:val="both"/>
      </w:pPr>
    </w:p>
    <w:p w14:paraId="234774A9" w14:textId="54BCEAFF" w:rsidR="00084851" w:rsidRDefault="00084851" w:rsidP="00E166DD">
      <w:pPr>
        <w:pStyle w:val="Heading2"/>
      </w:pPr>
      <w:r>
        <w:t xml:space="preserve">A Brief Digression </w:t>
      </w:r>
      <w:r w:rsidR="008F73A0">
        <w:t xml:space="preserve">Regarding </w:t>
      </w:r>
      <w:r>
        <w:t>the Choice of Prior Distributions</w:t>
      </w:r>
    </w:p>
    <w:p w14:paraId="2406C9D3" w14:textId="636629B0" w:rsidR="00084851" w:rsidRDefault="00084851" w:rsidP="00084851">
      <w:pPr>
        <w:jc w:val="both"/>
      </w:pPr>
      <w:r w:rsidRPr="00084851">
        <w:t>The influence of well-behaved priors declines as data increases. Priors are, of course, essential in Bayesian analysis. In theory, Bayesian models exhibit a property known as ‘consistency.’ This means that as the sample size grows to infinity, the posterior distribution of the parameter of interest will converge to the “true” parameter value</w:t>
      </w:r>
      <w:r>
        <w:rPr>
          <w:rStyle w:val="FootnoteReference"/>
        </w:rPr>
        <w:footnoteReference w:id="10"/>
      </w:r>
      <w:r w:rsidRPr="00084851">
        <w:t>, assuming the model is correctly specified. In such a scenario, the choice of prior becomes less critical as the sample size increases.</w:t>
      </w:r>
    </w:p>
    <w:p w14:paraId="4F53988A" w14:textId="77777777" w:rsidR="00084851" w:rsidRDefault="00084851" w:rsidP="00084851">
      <w:pPr>
        <w:jc w:val="both"/>
      </w:pPr>
    </w:p>
    <w:p w14:paraId="3276CB90" w14:textId="77777777" w:rsidR="00084851" w:rsidRDefault="00084851" w:rsidP="00084851">
      <w:pPr>
        <w:jc w:val="both"/>
      </w:pPr>
      <w:r>
        <w:t>That said, the use of the gamma distribution with an inverse scale parametrization above is convenient for several reasons:</w:t>
      </w:r>
    </w:p>
    <w:p w14:paraId="126C1F5E" w14:textId="6F6C04A2" w:rsidR="00084851" w:rsidRDefault="00084851" w:rsidP="00084851">
      <w:pPr>
        <w:pStyle w:val="ListParagraph"/>
        <w:numPr>
          <w:ilvl w:val="0"/>
          <w:numId w:val="16"/>
        </w:numPr>
        <w:jc w:val="both"/>
      </w:pPr>
      <w:r>
        <w:t>Conjugacy: conjugate priors are advantageous for computational and analytical simplicity.</w:t>
      </w:r>
    </w:p>
    <w:p w14:paraId="58FC1AA2" w14:textId="1EB1913F" w:rsidR="00084851" w:rsidRDefault="00084851" w:rsidP="00084851">
      <w:pPr>
        <w:pStyle w:val="ListParagraph"/>
        <w:numPr>
          <w:ilvl w:val="0"/>
          <w:numId w:val="16"/>
        </w:numPr>
        <w:jc w:val="both"/>
      </w:pPr>
      <w:r>
        <w:t>Positive Values: the gamma distribution is defined for positive values only.</w:t>
      </w:r>
    </w:p>
    <w:p w14:paraId="5A96AF9D" w14:textId="2D27ACCE" w:rsidR="00084851" w:rsidRDefault="00084851" w:rsidP="00084851">
      <w:pPr>
        <w:pStyle w:val="ListParagraph"/>
        <w:numPr>
          <w:ilvl w:val="0"/>
          <w:numId w:val="16"/>
        </w:numPr>
        <w:jc w:val="both"/>
      </w:pPr>
      <w:r>
        <w:t>Informative and Non-Informative Settings: the gamma distribution encodes both informative and highly diffuse priors. By adjusting its parameters, the priors may include strong prior beliefs or have minimal influence on the posterior, as reflecting the information available outside of the data.</w:t>
      </w:r>
    </w:p>
    <w:p w14:paraId="569278A8" w14:textId="0811D670" w:rsidR="00084851" w:rsidRDefault="00084851" w:rsidP="00084851">
      <w:pPr>
        <w:pStyle w:val="ListParagraph"/>
        <w:numPr>
          <w:ilvl w:val="0"/>
          <w:numId w:val="16"/>
        </w:numPr>
        <w:jc w:val="both"/>
      </w:pPr>
      <w:r>
        <w:t>Regularization and Stability: In Bayesian hierarchical models, the use of gamma priors can help in regularizing the estimates, particularly in complex models or in the presence of limited data. This can prevent overfitting and improve the model’s stability and predictive performance.</w:t>
      </w:r>
    </w:p>
    <w:p w14:paraId="5693BF29" w14:textId="77777777" w:rsidR="00084851" w:rsidRPr="00084851" w:rsidRDefault="00084851" w:rsidP="00084851"/>
    <w:p w14:paraId="755DEFDF" w14:textId="23342A4C" w:rsidR="00E166DD" w:rsidRDefault="00E166DD" w:rsidP="00084851">
      <w:pPr>
        <w:pStyle w:val="Heading2"/>
      </w:pPr>
      <w:r>
        <w:t xml:space="preserve">Stochastic </w:t>
      </w:r>
      <w:r w:rsidR="00515176">
        <w:t>Search Variable Selection (SSVS)</w:t>
      </w:r>
    </w:p>
    <w:p w14:paraId="33C7A1F5" w14:textId="77777777" w:rsidR="00737675" w:rsidRPr="00737675" w:rsidRDefault="00737675" w:rsidP="00737675"/>
    <w:tbl>
      <w:tblPr>
        <w:tblStyle w:val="TableGrid"/>
        <w:tblW w:w="0" w:type="auto"/>
        <w:tblLook w:val="04A0" w:firstRow="1" w:lastRow="0" w:firstColumn="1" w:lastColumn="0" w:noHBand="0" w:noVBand="1"/>
      </w:tblPr>
      <w:tblGrid>
        <w:gridCol w:w="9350"/>
      </w:tblGrid>
      <w:tr w:rsidR="00DB4324" w14:paraId="045A446A" w14:textId="77777777" w:rsidTr="00DB4324">
        <w:tc>
          <w:tcPr>
            <w:tcW w:w="9350" w:type="dxa"/>
          </w:tcPr>
          <w:p w14:paraId="791060B0" w14:textId="42FC8796" w:rsidR="00DB4324" w:rsidRDefault="00DB4324" w:rsidP="00DB4324">
            <w:pPr>
              <w:jc w:val="center"/>
            </w:pPr>
            <w:r>
              <w:rPr>
                <w:noProof/>
              </w:rPr>
              <w:lastRenderedPageBreak/>
              <w:drawing>
                <wp:inline distT="0" distB="0" distL="0" distR="0" wp14:anchorId="6CEA5729" wp14:editId="3D6BD9B7">
                  <wp:extent cx="5802983" cy="2988908"/>
                  <wp:effectExtent l="0" t="0" r="1270" b="0"/>
                  <wp:docPr id="1377704026" name="Picture 2"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04026" name="Picture 2" descr="A graph of a pers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3252" cy="2994197"/>
                          </a:xfrm>
                          <a:prstGeom prst="rect">
                            <a:avLst/>
                          </a:prstGeom>
                        </pic:spPr>
                      </pic:pic>
                    </a:graphicData>
                  </a:graphic>
                </wp:inline>
              </w:drawing>
            </w:r>
          </w:p>
        </w:tc>
      </w:tr>
      <w:tr w:rsidR="00DB4324" w14:paraId="7E9510E7" w14:textId="77777777" w:rsidTr="00DB4324">
        <w:tc>
          <w:tcPr>
            <w:tcW w:w="9350" w:type="dxa"/>
          </w:tcPr>
          <w:p w14:paraId="15FF4F62" w14:textId="08B5E853" w:rsidR="00DB4324" w:rsidRPr="00DB4324" w:rsidRDefault="00670982" w:rsidP="00DB4324">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3</w:t>
            </w:r>
            <w:r w:rsidRPr="00670982">
              <w:rPr>
                <w:rFonts w:asciiTheme="majorHAnsi" w:eastAsiaTheme="minorEastAsia" w:hAnsiTheme="majorHAnsi" w:cstheme="majorHAnsi"/>
                <w:i/>
                <w:iCs/>
                <w:color w:val="2F5496" w:themeColor="accent1" w:themeShade="BF"/>
              </w:rPr>
              <w:t xml:space="preserve">: </w:t>
            </w:r>
            <w:r w:rsidR="00DB4324" w:rsidRPr="00DB4324">
              <w:rPr>
                <w:rFonts w:asciiTheme="majorHAnsi" w:hAnsiTheme="majorHAnsi" w:cstheme="majorHAnsi"/>
                <w:i/>
                <w:iCs/>
                <w:color w:val="2F5496" w:themeColor="accent1" w:themeShade="BF"/>
              </w:rPr>
              <w:t>The probability mass function of a fund’s intercept term (</w:t>
            </w:r>
            <m:oMath>
              <m:sSub>
                <m:sSubPr>
                  <m:ctrlPr>
                    <w:rPr>
                      <w:rFonts w:ascii="Cambria Math" w:hAnsi="Cambria Math" w:cstheme="majorHAnsi"/>
                      <w:i/>
                      <w:iCs/>
                      <w:color w:val="2F5496" w:themeColor="accent1" w:themeShade="BF"/>
                    </w:rPr>
                  </m:ctrlPr>
                </m:sSubPr>
                <m:e>
                  <m:r>
                    <w:rPr>
                      <w:rFonts w:ascii="Cambria Math" w:hAnsi="Cambria Math" w:cstheme="majorHAnsi"/>
                      <w:color w:val="2F5496" w:themeColor="accent1" w:themeShade="BF"/>
                    </w:rPr>
                    <m:t>β</m:t>
                  </m:r>
                </m:e>
                <m:sub>
                  <m:r>
                    <w:rPr>
                      <w:rFonts w:ascii="Cambria Math" w:hAnsi="Cambria Math" w:cstheme="majorHAnsi"/>
                      <w:color w:val="2F5496" w:themeColor="accent1" w:themeShade="BF"/>
                    </w:rPr>
                    <m:t>0</m:t>
                  </m:r>
                </m:sub>
              </m:sSub>
            </m:oMath>
            <w:r w:rsidR="00DB4324" w:rsidRPr="00DB4324">
              <w:rPr>
                <w:rFonts w:asciiTheme="majorHAnsi" w:hAnsiTheme="majorHAnsi" w:cstheme="majorHAnsi"/>
                <w:i/>
                <w:iCs/>
                <w:color w:val="2F5496" w:themeColor="accent1" w:themeShade="BF"/>
              </w:rPr>
              <w:t>) from the SSVS (spike and slab) regression. The spike is apparent due to limited evidence of an intercept. The probability mass is concentrated around zero with a small positive tilt. There is low evidence of an intercept term.</w:t>
            </w:r>
          </w:p>
        </w:tc>
      </w:tr>
    </w:tbl>
    <w:p w14:paraId="7B36EFB2" w14:textId="77777777" w:rsidR="00DB4324" w:rsidRPr="00DB4324" w:rsidRDefault="00DB4324" w:rsidP="00DB4324"/>
    <w:p w14:paraId="6F66F62C" w14:textId="2C70936C" w:rsidR="00D81FEB" w:rsidRDefault="00515176" w:rsidP="00573F14">
      <w:pPr>
        <w:jc w:val="both"/>
        <w:rPr>
          <w:rFonts w:eastAsiaTheme="minorEastAsia"/>
        </w:rPr>
      </w:pPr>
      <w:r>
        <w:t xml:space="preserve">As mentioned above, the </w:t>
      </w:r>
      <w:r w:rsidR="0007203D">
        <w:t xml:space="preserve">regression performed to estimate </w:t>
      </w:r>
      <m:oMath>
        <m:r>
          <w:rPr>
            <w:rFonts w:ascii="Cambria Math" w:hAnsi="Cambria Math"/>
          </w:rPr>
          <m:t>x</m:t>
        </m:r>
      </m:oMath>
      <w:r w:rsidR="0007203D">
        <w:rPr>
          <w:rFonts w:eastAsiaTheme="minorEastAsia"/>
        </w:rPr>
        <w:t xml:space="preserve"> is </w:t>
      </w:r>
      <w:r w:rsidR="00041ABB">
        <w:rPr>
          <w:rFonts w:eastAsiaTheme="minorEastAsia"/>
        </w:rPr>
        <w:t xml:space="preserve">using </w:t>
      </w:r>
      <w:r w:rsidR="00883349">
        <w:rPr>
          <w:rFonts w:eastAsiaTheme="minorEastAsia"/>
        </w:rPr>
        <w:t xml:space="preserve">the SSVS technique which </w:t>
      </w:r>
      <w:r w:rsidR="00C05967">
        <w:rPr>
          <w:rFonts w:eastAsiaTheme="minorEastAsia"/>
        </w:rPr>
        <w:t xml:space="preserve">defines prior regression coefficient variances consistent with inclusion or effective exclusion. </w:t>
      </w:r>
      <w:r w:rsidR="00DB4324" w:rsidRPr="00DB4324">
        <w:rPr>
          <w:rFonts w:eastAsiaTheme="minorEastAsia"/>
        </w:rPr>
        <w:t>In other words, it is a predictor selection technique. Such techniques commonly focus on which predictors to retain, though they also aim for improved predictive performance through developing an encompassing model, or model simplification without adversely affecting predictive accuracy (</w:t>
      </w:r>
      <w:proofErr w:type="spellStart"/>
      <w:r w:rsidR="00DB4324" w:rsidRPr="00DB4324">
        <w:rPr>
          <w:rFonts w:eastAsiaTheme="minorEastAsia"/>
        </w:rPr>
        <w:t>Piironen</w:t>
      </w:r>
      <w:proofErr w:type="spellEnd"/>
      <w:r w:rsidR="00DB4324" w:rsidRPr="00DB4324">
        <w:rPr>
          <w:rFonts w:eastAsiaTheme="minorEastAsia"/>
        </w:rPr>
        <w:t xml:space="preserve"> and </w:t>
      </w:r>
      <w:proofErr w:type="spellStart"/>
      <w:r w:rsidR="00DB4324" w:rsidRPr="00DB4324">
        <w:rPr>
          <w:rFonts w:eastAsiaTheme="minorEastAsia"/>
        </w:rPr>
        <w:t>Vehtari</w:t>
      </w:r>
      <w:proofErr w:type="spellEnd"/>
      <w:r w:rsidR="00DB4324" w:rsidRPr="00DB4324">
        <w:rPr>
          <w:rFonts w:eastAsiaTheme="minorEastAsia"/>
        </w:rPr>
        <w:t xml:space="preserve"> [2017]). Formal model choice is simplified for normal linear regression, as marginal likelihoods may be obtained analytically, but for many predictors, comparison of the many possible models becomes infeasible.</w:t>
      </w:r>
    </w:p>
    <w:p w14:paraId="5DD5D104" w14:textId="77777777" w:rsidR="00D81FEB" w:rsidRDefault="00D81FEB" w:rsidP="00515176">
      <w:pPr>
        <w:rPr>
          <w:rFonts w:eastAsiaTheme="minorEastAsia"/>
        </w:rPr>
      </w:pPr>
    </w:p>
    <w:p w14:paraId="773D80B5" w14:textId="58778B68" w:rsidR="0080517E" w:rsidRDefault="00DB4324" w:rsidP="00573F14">
      <w:pPr>
        <w:jc w:val="both"/>
        <w:rPr>
          <w:rFonts w:eastAsiaTheme="minorEastAsia"/>
        </w:rPr>
      </w:pPr>
      <w:r w:rsidRPr="00DB4324">
        <w:rPr>
          <w:rFonts w:eastAsiaTheme="minorEastAsia"/>
        </w:rPr>
        <w:t xml:space="preserve">An imperfect analogy is stepwise regression using AIC or BIC as a selection criterion. However, when the number of regressors is large, testing of each model may be computationally prohibitive. A common workaround is a heuristic method to restrict attention to a potential subset of regressors, i.e., include or exclude variables, based on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Pr="00DB4324">
        <w:rPr>
          <w:rFonts w:eastAsiaTheme="minorEastAsia"/>
        </w:rPr>
        <w:t xml:space="preserve"> considerations </w:t>
      </w:r>
      <w:commentRangeStart w:id="0"/>
      <w:commentRangeStart w:id="1"/>
      <w:commentRangeStart w:id="2"/>
      <w:commentRangeStart w:id="3"/>
      <w:r w:rsidRPr="00DB4324">
        <w:rPr>
          <w:rFonts w:eastAsiaTheme="minorEastAsia"/>
        </w:rPr>
        <w:t>(say)</w:t>
      </w:r>
      <w:commentRangeEnd w:id="0"/>
      <w:r w:rsidR="00DB7F5A">
        <w:rPr>
          <w:rStyle w:val="CommentReference"/>
        </w:rPr>
        <w:commentReference w:id="0"/>
      </w:r>
      <w:commentRangeEnd w:id="1"/>
      <w:r w:rsidR="008F73A0">
        <w:rPr>
          <w:rStyle w:val="CommentReference"/>
        </w:rPr>
        <w:commentReference w:id="1"/>
      </w:r>
      <w:commentRangeEnd w:id="2"/>
      <w:r w:rsidR="00071840">
        <w:rPr>
          <w:rStyle w:val="CommentReference"/>
        </w:rPr>
        <w:commentReference w:id="2"/>
      </w:r>
      <w:commentRangeEnd w:id="3"/>
      <w:r w:rsidR="006E073F">
        <w:rPr>
          <w:rStyle w:val="CommentReference"/>
        </w:rPr>
        <w:commentReference w:id="3"/>
      </w:r>
      <w:r w:rsidRPr="00DB4324">
        <w:rPr>
          <w:rFonts w:eastAsiaTheme="minorEastAsia"/>
        </w:rPr>
        <w:t>.</w:t>
      </w:r>
    </w:p>
    <w:p w14:paraId="0734C44C" w14:textId="77777777" w:rsidR="00DB4324" w:rsidRDefault="00DB4324" w:rsidP="00573F14">
      <w:pPr>
        <w:jc w:val="both"/>
      </w:pPr>
    </w:p>
    <w:p w14:paraId="02A7599F" w14:textId="5593F57E" w:rsidR="00DB4324" w:rsidRDefault="00DB4324" w:rsidP="00573F14">
      <w:pPr>
        <w:jc w:val="both"/>
      </w:pPr>
      <w:r w:rsidRPr="00DB4324">
        <w:t>SSVS uses a Bayesian approach with a normal mixture model for regression analysis. In this method, selector variables are employed to pinpoint which subsets of predictors are worth considering. It works by identifying those predictors that have a higher chance of being relevant, based on their posterior probability. Gibbs sampling</w:t>
      </w:r>
      <w:r>
        <w:rPr>
          <w:rStyle w:val="FootnoteReference"/>
        </w:rPr>
        <w:footnoteReference w:id="11"/>
      </w:r>
      <w:r w:rsidRPr="00DB4324">
        <w:t xml:space="preserve"> is standard when estimating these models. </w:t>
      </w:r>
      <w:r w:rsidRPr="00DB4324">
        <w:lastRenderedPageBreak/>
        <w:t>The</w:t>
      </w:r>
      <w:r>
        <w:t xml:space="preserve"> </w:t>
      </w:r>
      <w:r w:rsidRPr="00DB4324">
        <w:t>MCMC approach samples from the distribution of all possible subsets of predictors. The subsets that show up more often in these samples are considered promising because they have a higher probability of being relevant.</w:t>
      </w:r>
    </w:p>
    <w:p w14:paraId="329A26F4" w14:textId="77777777" w:rsidR="00DB4324" w:rsidRDefault="00DB4324" w:rsidP="00573F14">
      <w:pPr>
        <w:jc w:val="both"/>
      </w:pPr>
    </w:p>
    <w:p w14:paraId="631F4B25" w14:textId="3E0DC931" w:rsidR="00DB4324" w:rsidRDefault="00DB4324" w:rsidP="00573F14">
      <w:pPr>
        <w:jc w:val="both"/>
      </w:pPr>
      <w:r w:rsidRPr="00DB4324">
        <w:t>We use the SSVS technique of George and McCulloch [1993], also known as a spike and slab regression. The term was coined by Mitchell and Beauchamp [1988] and referred to the prior for the regression coefficients used in their Bayesian hierarchy. This prior was chosen such that the regression parameters were mutually independent with a two-point mixture distribution made up of a uniform flat distribution (the slab) and a degenerate distribution at zero (the spike).</w:t>
      </w:r>
    </w:p>
    <w:p w14:paraId="33D94462" w14:textId="77777777" w:rsidR="00DB4324" w:rsidRDefault="00DB4324" w:rsidP="00573F14">
      <w:pPr>
        <w:jc w:val="both"/>
      </w:pPr>
    </w:p>
    <w:tbl>
      <w:tblPr>
        <w:tblStyle w:val="TableGrid"/>
        <w:tblW w:w="0" w:type="auto"/>
        <w:tblLook w:val="04A0" w:firstRow="1" w:lastRow="0" w:firstColumn="1" w:lastColumn="0" w:noHBand="0" w:noVBand="1"/>
      </w:tblPr>
      <w:tblGrid>
        <w:gridCol w:w="9350"/>
      </w:tblGrid>
      <w:tr w:rsidR="00DB704B" w14:paraId="3AF559EB" w14:textId="77777777" w:rsidTr="00A558D4">
        <w:tc>
          <w:tcPr>
            <w:tcW w:w="9350" w:type="dxa"/>
          </w:tcPr>
          <w:p w14:paraId="5A66F5ED" w14:textId="77777777" w:rsidR="00DB704B" w:rsidRPr="000971A4" w:rsidRDefault="00DB704B" w:rsidP="00A558D4">
            <w:pPr>
              <w:jc w:val="center"/>
              <w:rPr>
                <w:rFonts w:asciiTheme="majorHAnsi" w:eastAsiaTheme="minorEastAsia" w:hAnsiTheme="majorHAnsi" w:cstheme="majorHAnsi"/>
                <w:i/>
                <w:iCs/>
                <w:color w:val="2F5496" w:themeColor="accent1" w:themeShade="BF"/>
              </w:rPr>
            </w:pPr>
            <w:r w:rsidRPr="000971A4">
              <w:rPr>
                <w:rFonts w:asciiTheme="majorHAnsi" w:eastAsiaTheme="minorEastAsia" w:hAnsiTheme="majorHAnsi" w:cstheme="majorHAnsi"/>
                <w:i/>
                <w:iCs/>
                <w:noProof/>
                <w:color w:val="2F5496" w:themeColor="accent1" w:themeShade="BF"/>
              </w:rPr>
              <w:drawing>
                <wp:inline distT="0" distB="0" distL="0" distR="0" wp14:anchorId="106B9537" wp14:editId="0A48111C">
                  <wp:extent cx="5789225" cy="2981822"/>
                  <wp:effectExtent l="0" t="0" r="2540" b="3175"/>
                  <wp:docPr id="1051304078"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4078" name="Picture 3" descr="A graph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0536" cy="2987648"/>
                          </a:xfrm>
                          <a:prstGeom prst="rect">
                            <a:avLst/>
                          </a:prstGeom>
                        </pic:spPr>
                      </pic:pic>
                    </a:graphicData>
                  </a:graphic>
                </wp:inline>
              </w:drawing>
            </w:r>
          </w:p>
        </w:tc>
      </w:tr>
      <w:tr w:rsidR="00DB704B" w14:paraId="73A808EE" w14:textId="77777777" w:rsidTr="00A558D4">
        <w:tc>
          <w:tcPr>
            <w:tcW w:w="9350" w:type="dxa"/>
          </w:tcPr>
          <w:p w14:paraId="71876E86" w14:textId="77777777" w:rsidR="00DB704B" w:rsidRPr="000971A4" w:rsidRDefault="00DB704B" w:rsidP="00A558D4">
            <w:pPr>
              <w:jc w:val="both"/>
              <w:rPr>
                <w:rFonts w:asciiTheme="majorHAnsi" w:eastAsiaTheme="minorEastAsia" w:hAnsiTheme="majorHAnsi" w:cstheme="majorHAnsi"/>
                <w:i/>
                <w:iCs/>
                <w:color w:val="2F5496" w:themeColor="accent1" w:themeShade="BF"/>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4</w:t>
            </w:r>
            <w:r w:rsidRPr="00670982">
              <w:rPr>
                <w:rFonts w:asciiTheme="majorHAnsi" w:eastAsiaTheme="minorEastAsia" w:hAnsiTheme="majorHAnsi" w:cstheme="majorHAnsi"/>
                <w:i/>
                <w:iCs/>
                <w:color w:val="2F5496" w:themeColor="accent1" w:themeShade="BF"/>
              </w:rPr>
              <w:t xml:space="preserve">: </w:t>
            </w:r>
            <w:r w:rsidRPr="000971A4">
              <w:rPr>
                <w:rFonts w:asciiTheme="majorHAnsi" w:eastAsiaTheme="minorEastAsia" w:hAnsiTheme="majorHAnsi" w:cstheme="majorHAnsi"/>
                <w:i/>
                <w:iCs/>
                <w:color w:val="2F5496" w:themeColor="accent1" w:themeShade="BF"/>
              </w:rPr>
              <w:t>The probability mass function of a fund’s intercept term (β0) from the SSVS (spike and slab) regression. Though we see a spike here, the bulk is in the long right tail representing substantial upside and a significantly greater weight of evidence for a positive alpha. This fund has over two years of history.</w:t>
            </w:r>
          </w:p>
        </w:tc>
      </w:tr>
    </w:tbl>
    <w:p w14:paraId="3D824B79" w14:textId="77777777" w:rsidR="00DB704B" w:rsidRDefault="00DB704B" w:rsidP="00573F14">
      <w:pPr>
        <w:jc w:val="both"/>
      </w:pPr>
    </w:p>
    <w:p w14:paraId="5B69E0B1" w14:textId="629FD13C" w:rsidR="00DB4324" w:rsidRDefault="00DB4324" w:rsidP="00573F14">
      <w:pPr>
        <w:jc w:val="both"/>
      </w:pPr>
      <w:r w:rsidRPr="00DB4324">
        <w:t>Ishwaran and Rao [2005] characterize a spike and slab model as being any model with a Bayesian hierarchy specified as follows:</w:t>
      </w:r>
    </w:p>
    <w:p w14:paraId="0E70CDF3" w14:textId="77777777" w:rsidR="00DB4324" w:rsidRDefault="00DB4324" w:rsidP="00573F14">
      <w:pPr>
        <w:jc w:val="both"/>
      </w:pPr>
    </w:p>
    <w:p w14:paraId="0FDCC3D1" w14:textId="55FAE335" w:rsidR="00DB4324" w:rsidRPr="00DB4324" w:rsidRDefault="00DB4324" w:rsidP="00573F14">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 xml:space="preserve">x,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∼N</m:t>
          </m:r>
          <m:d>
            <m:dPr>
              <m:ctrlPr>
                <w:rPr>
                  <w:rFonts w:ascii="Cambria Math" w:hAnsi="Cambria Math"/>
                  <w:i/>
                </w:rPr>
              </m:ctrlPr>
            </m:dPr>
            <m:e>
              <m:r>
                <w:rPr>
                  <w:rFonts w:ascii="Cambria Math" w:hAnsi="Cambria Math"/>
                </w:rPr>
                <m:t xml:space="preserve">Xβ, </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I</m:t>
                  </m:r>
                </m:e>
                <m:sub>
                  <m:r>
                    <w:rPr>
                      <w:rFonts w:ascii="Cambria Math" w:hAnsi="Cambria Math"/>
                    </w:rPr>
                    <m:t>n</m:t>
                  </m:r>
                </m:sub>
              </m:sSub>
            </m:e>
          </m:d>
        </m:oMath>
      </m:oMathPara>
    </w:p>
    <w:p w14:paraId="06BB113E" w14:textId="2D8D5B42" w:rsidR="00DB4324" w:rsidRPr="00DB4324" w:rsidRDefault="00DB4324" w:rsidP="00573F14">
      <w:pPr>
        <w:jc w:val="both"/>
        <w:rPr>
          <w:rFonts w:eastAsiaTheme="minorEastAsia"/>
        </w:rPr>
      </w:pPr>
      <m:oMathPara>
        <m:oMath>
          <m:r>
            <w:rPr>
              <w:rFonts w:ascii="Cambria Math" w:eastAsiaTheme="minorEastAsia" w:hAnsi="Cambria Math"/>
            </w:rPr>
            <m:t>p</m:t>
          </m:r>
          <m:d>
            <m:dPr>
              <m:sepChr m:val="∣"/>
              <m:ctrlPr>
                <w:rPr>
                  <w:rFonts w:ascii="Cambria Math" w:eastAsiaTheme="minorEastAsia" w:hAnsi="Cambria Math"/>
                  <w:i/>
                </w:rPr>
              </m:ctrlPr>
            </m:dPr>
            <m:e>
              <m:r>
                <w:rPr>
                  <w:rFonts w:ascii="Cambria Math" w:eastAsiaTheme="minorEastAsia" w:hAnsi="Cambria Math"/>
                </w:rPr>
                <m:t>β</m:t>
              </m:r>
            </m:e>
            <m:e>
              <m:r>
                <w:rPr>
                  <w:rFonts w:ascii="Cambria Math" w:eastAsiaTheme="minorEastAsia" w:hAnsi="Cambria Math"/>
                </w:rPr>
                <m:t>γ</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 xml:space="preserve">0, </m:t>
              </m:r>
              <m:r>
                <m:rPr>
                  <m:sty m:val="p"/>
                </m:rPr>
                <w:rPr>
                  <w:rFonts w:ascii="Cambria Math" w:eastAsiaTheme="minorEastAsia" w:hAnsi="Cambria Math"/>
                </w:rPr>
                <m:t>Γ</m:t>
              </m:r>
            </m:e>
          </m:d>
        </m:oMath>
      </m:oMathPara>
    </w:p>
    <w:p w14:paraId="60D5FA44" w14:textId="3628C5FF" w:rsidR="00DB4324" w:rsidRPr="00DB4324" w:rsidRDefault="00DB4324" w:rsidP="00573F14">
      <w:pPr>
        <w:jc w:val="both"/>
        <w:rPr>
          <w:rFonts w:eastAsiaTheme="minorEastAsia"/>
        </w:rPr>
      </w:pPr>
      <m:oMathPara>
        <m:oMath>
          <m:r>
            <w:rPr>
              <w:rFonts w:ascii="Cambria Math" w:eastAsiaTheme="minorEastAsia" w:hAnsi="Cambria Math"/>
            </w:rPr>
            <m:t>γ≔</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p</m:t>
                      </m:r>
                    </m:sub>
                  </m:sSub>
                </m:e>
              </m:d>
            </m:e>
            <m:sup>
              <m:r>
                <w:rPr>
                  <w:rFonts w:ascii="Cambria Math" w:eastAsiaTheme="minorEastAsia" w:hAnsi="Cambria Math"/>
                </w:rPr>
                <m:t>T</m:t>
              </m:r>
            </m:sup>
          </m:sSup>
          <m:r>
            <w:rPr>
              <w:rFonts w:ascii="Cambria Math" w:eastAsiaTheme="minorEastAsia" w:hAnsi="Cambria Math"/>
            </w:rPr>
            <m:t>∼π(⋅)</m:t>
          </m:r>
        </m:oMath>
      </m:oMathPara>
    </w:p>
    <w:p w14:paraId="13167F61" w14:textId="3DAF2031" w:rsidR="00DB4324" w:rsidRPr="00DB4324" w:rsidRDefault="00DB4324" w:rsidP="00573F14">
      <w:pPr>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r>
            <w:rPr>
              <w:rFonts w:ascii="Cambria Math" w:eastAsiaTheme="minorEastAsia" w:hAnsi="Cambria Math"/>
            </w:rPr>
            <m:t>∼μ(⋅)</m:t>
          </m:r>
        </m:oMath>
      </m:oMathPara>
    </w:p>
    <w:p w14:paraId="4FF5CC5C" w14:textId="77777777" w:rsidR="00DB4324" w:rsidRDefault="00DB4324" w:rsidP="00573F14">
      <w:pPr>
        <w:jc w:val="both"/>
      </w:pPr>
    </w:p>
    <w:p w14:paraId="377B4FA3" w14:textId="54776271" w:rsidR="00DB4324" w:rsidRDefault="00DB4324" w:rsidP="00573F14">
      <w:pPr>
        <w:jc w:val="both"/>
        <w:rPr>
          <w:rFonts w:eastAsiaTheme="minorEastAsia"/>
        </w:rPr>
      </w:pPr>
      <w:r>
        <w:t xml:space="preserve">Here, </w:t>
      </w:r>
      <m:oMath>
        <m:r>
          <w:rPr>
            <w:rFonts w:ascii="Cambria Math" w:hAnsi="Cambria Math"/>
          </w:rPr>
          <m:t>β=</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e>
            </m:d>
          </m:e>
          <m:sup>
            <m:r>
              <w:rPr>
                <w:rFonts w:ascii="Cambria Math" w:hAnsi="Cambria Math"/>
              </w:rPr>
              <m:t>T</m:t>
            </m:r>
          </m:sup>
        </m:sSup>
      </m:oMath>
      <w:r>
        <w:rPr>
          <w:rFonts w:eastAsiaTheme="minorEastAsia"/>
        </w:rPr>
        <w:t xml:space="preserve"> is the regression vector, and </w:t>
      </w:r>
      <m:oMath>
        <m:r>
          <m:rPr>
            <m:sty m:val="p"/>
          </m:rPr>
          <w:rPr>
            <w:rFonts w:ascii="Cambria Math" w:eastAsiaTheme="minorEastAsia" w:hAnsi="Cambria Math"/>
          </w:rPr>
          <m:t>Γ</m:t>
        </m:r>
        <m:r>
          <w:rPr>
            <w:rFonts w:ascii="Cambria Math" w:eastAsiaTheme="minorEastAsia" w:hAnsi="Cambria Math"/>
          </w:rPr>
          <m:t>=diag</m:t>
        </m:r>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ctrlPr>
              <w:rPr>
                <w:rFonts w:ascii="Cambria Math" w:hAnsi="Cambria Math"/>
                <w:i/>
              </w:rPr>
            </m:ctrlPr>
          </m:e>
          <m:sub>
            <m:r>
              <w:rPr>
                <w:rFonts w:ascii="Cambria Math" w:hAnsi="Cambria Math"/>
              </w:rPr>
              <m:t>1≤k≤p</m:t>
            </m:r>
          </m:sub>
        </m:sSub>
      </m:oMath>
      <w:r>
        <w:rPr>
          <w:rFonts w:eastAsiaTheme="minorEastAsia"/>
        </w:rPr>
        <w:t xml:space="preserve"> is its </w:t>
      </w:r>
      <m:oMath>
        <m:r>
          <w:rPr>
            <w:rFonts w:ascii="Cambria Math" w:eastAsiaTheme="minorEastAsia" w:hAnsi="Cambria Math"/>
          </w:rPr>
          <m:t>p×p</m:t>
        </m:r>
      </m:oMath>
      <w:r>
        <w:rPr>
          <w:rFonts w:eastAsiaTheme="minorEastAsia"/>
        </w:rPr>
        <w:t xml:space="preserve"> hypervariance matrix. The prior </w:t>
      </w:r>
      <m:oMath>
        <m:r>
          <w:rPr>
            <w:rFonts w:ascii="Cambria Math" w:eastAsiaTheme="minorEastAsia" w:hAnsi="Cambria Math"/>
          </w:rPr>
          <m:t>π</m:t>
        </m:r>
      </m:oMath>
      <w:r>
        <w:rPr>
          <w:rFonts w:eastAsiaTheme="minorEastAsia"/>
        </w:rPr>
        <w:t xml:space="preserve"> for the hypervariance </w:t>
      </w:r>
      <m:oMath>
        <m:r>
          <w:rPr>
            <w:rFonts w:ascii="Cambria Math" w:eastAsiaTheme="minorEastAsia" w:hAnsi="Cambria Math"/>
          </w:rPr>
          <m:t>γ</m:t>
        </m:r>
      </m:oMath>
      <w:r>
        <w:rPr>
          <w:rFonts w:eastAsiaTheme="minorEastAsia"/>
        </w:rPr>
        <w:t xml:space="preserve"> plays a critical role in how effective the technique is for variable selection. A successful and popula</w:t>
      </w:r>
      <w:r w:rsidR="00BC2B66">
        <w:rPr>
          <w:rFonts w:eastAsiaTheme="minorEastAsia"/>
        </w:rPr>
        <w:t>r</w:t>
      </w:r>
      <w:r>
        <w:rPr>
          <w:rFonts w:eastAsiaTheme="minorEastAsia"/>
        </w:rPr>
        <w:t xml:space="preserve"> choice of </w:t>
      </w:r>
      <m:oMath>
        <m:r>
          <w:rPr>
            <w:rFonts w:ascii="Cambria Math" w:eastAsiaTheme="minorEastAsia" w:hAnsi="Cambria Math"/>
          </w:rPr>
          <m:t>π</m:t>
        </m:r>
      </m:oMath>
      <w:r>
        <w:rPr>
          <w:rFonts w:eastAsiaTheme="minorEastAsia"/>
        </w:rPr>
        <w:t xml:space="preserve"> are priors that make use </w:t>
      </w:r>
      <w:r>
        <w:rPr>
          <w:rFonts w:eastAsiaTheme="minorEastAsia"/>
        </w:rPr>
        <w:lastRenderedPageBreak/>
        <w:t xml:space="preserve">of the mixture distributions involving a spike near zero. In </w:t>
      </w:r>
      <w:r w:rsidRPr="00DB4324">
        <w:rPr>
          <w:rFonts w:eastAsiaTheme="minorEastAsia"/>
        </w:rPr>
        <w:t xml:space="preserve">George and McCulloch [1993], the prior for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Pr="00DB4324">
        <w:rPr>
          <w:rFonts w:eastAsiaTheme="minorEastAsia"/>
        </w:rPr>
        <w:t xml:space="preserve"> was assumed to have a two-component distribution of the form:</w:t>
      </w:r>
    </w:p>
    <w:p w14:paraId="56007388" w14:textId="77777777" w:rsidR="00DB4324" w:rsidRDefault="00DB4324" w:rsidP="00573F14">
      <w:pPr>
        <w:jc w:val="both"/>
      </w:pPr>
    </w:p>
    <w:p w14:paraId="565BE5BE" w14:textId="2368180A" w:rsidR="00DB4324" w:rsidRDefault="00DB4324" w:rsidP="00573F14">
      <w:pPr>
        <w:jc w:val="both"/>
      </w:pPr>
      <m:oMathPara>
        <m:oMath>
          <m:r>
            <w:rPr>
              <w:rFonts w:ascii="Cambria Math" w:hAnsi="Cambria Math"/>
            </w:rPr>
            <m:t>p</m:t>
          </m:r>
          <m:d>
            <m:dPr>
              <m:sep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ctrlPr>
                <w:rPr>
                  <w:rFonts w:ascii="Cambria Math" w:eastAsiaTheme="minorEastAsia" w:hAnsi="Cambria Math"/>
                  <w:i/>
                </w:rPr>
              </m:ctrlP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τ</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eastAsiaTheme="minorEastAsia" w:hAnsi="Cambria Math"/>
            </w:rPr>
            <m:t>, k=1, …, p.</m:t>
          </m:r>
        </m:oMath>
      </m:oMathPara>
    </w:p>
    <w:p w14:paraId="72324743" w14:textId="77777777" w:rsidR="00951CF4" w:rsidRDefault="00951CF4" w:rsidP="00573F14">
      <w:pPr>
        <w:jc w:val="both"/>
      </w:pPr>
    </w:p>
    <w:p w14:paraId="454FCF9A" w14:textId="6F608453" w:rsidR="00737675" w:rsidRDefault="00737675" w:rsidP="00573F14">
      <w:pPr>
        <w:jc w:val="both"/>
      </w:pPr>
      <w:r>
        <w:t xml:space="preserve">The value for </w:t>
      </w:r>
      <m:oMath>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&gt;0</m:t>
        </m:r>
      </m:oMath>
      <w:r>
        <w:rPr>
          <w:rFonts w:eastAsiaTheme="minorEastAsia"/>
        </w:rPr>
        <w:t xml:space="preserve"> </w:t>
      </w:r>
      <w:r w:rsidRPr="00737675">
        <w:t>(the spike) is chosen as some small value, where “small” is typically based on the data at hand, while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&gt;0</m:t>
        </m:r>
      </m:oMath>
      <w:r w:rsidRPr="00737675">
        <w:t xml:space="preserve">, also data-specific, is chosen so that </w:t>
      </w:r>
      <m:oMath>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oMath>
      <w:r w:rsidRPr="00737675">
        <w:t xml:space="preserve"> (the slab) is sufficiently large. Selecting the two hyperparameters in this way allows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Pr="00737675">
        <w:t xml:space="preserve"> to be small or large, and this in turn enables the posterior of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737675">
        <w:t xml:space="preserve"> to shrink towards zero or be some nonzero value. The values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e>
          <m:sub>
            <m:r>
              <w:rPr>
                <w:rFonts w:ascii="Cambria Math" w:hAnsi="Cambria Math"/>
              </w:rPr>
              <m:t>k=1</m:t>
            </m:r>
          </m:sub>
          <m:sup>
            <m:r>
              <w:rPr>
                <w:rFonts w:ascii="Cambria Math" w:hAnsi="Cambria Math"/>
              </w:rPr>
              <m:t>p</m:t>
            </m:r>
          </m:sup>
        </m:sSubSup>
      </m:oMath>
      <w:r w:rsidRPr="00737675">
        <w:t xml:space="preserve"> are complexity parameters that influence the likelihood of a coefficient being shrunk towards zero. In principle, each variable can have a unique complexity value, but a common practice is to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r>
          <w:rPr>
            <w:rFonts w:ascii="Cambria Math" w:hAnsi="Cambria Math"/>
          </w:rPr>
          <m:t xml:space="preserve">=1/2, </m:t>
        </m:r>
        <m:r>
          <w:rPr>
            <w:rFonts w:ascii="Cambria Math" w:hAnsi="Cambria Math" w:cs="Cambria Math"/>
          </w:rPr>
          <m:t>∀</m:t>
        </m:r>
        <m:r>
          <w:rPr>
            <w:rFonts w:ascii="Cambria Math" w:hAnsi="Cambria Math"/>
          </w:rPr>
          <m:t>k,</m:t>
        </m:r>
      </m:oMath>
      <w:r w:rsidRPr="00737675">
        <w:t xml:space="preserve"> in which case the prior is referred to as an indifference prior.</w:t>
      </w:r>
    </w:p>
    <w:p w14:paraId="3C68B4BD" w14:textId="77777777" w:rsidR="00737675" w:rsidRDefault="00737675" w:rsidP="00573F14">
      <w:pPr>
        <w:jc w:val="both"/>
      </w:pPr>
    </w:p>
    <w:p w14:paraId="22B8AA4A" w14:textId="072A2DB6" w:rsidR="00A63ADE" w:rsidRDefault="00737675" w:rsidP="00573F14">
      <w:pPr>
        <w:jc w:val="both"/>
        <w:rPr>
          <w:rFonts w:eastAsiaTheme="minorEastAsia"/>
        </w:rPr>
      </w:pPr>
      <w:r>
        <w:t>GMAM 3 uses</w:t>
      </w:r>
      <w:r w:rsidR="002429DA">
        <w:t xml:space="preserve"> a Bernoulli prior on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002429DA">
        <w:rPr>
          <w:rFonts w:eastAsiaTheme="minorEastAsia"/>
        </w:rPr>
        <w:t>, the selector variable:</w:t>
      </w:r>
    </w:p>
    <w:p w14:paraId="7A7B1CE2" w14:textId="77777777" w:rsidR="002429DA" w:rsidRDefault="002429DA" w:rsidP="00573F14">
      <w:pPr>
        <w:jc w:val="both"/>
        <w:rPr>
          <w:rFonts w:eastAsiaTheme="minorEastAsia"/>
        </w:rPr>
      </w:pPr>
    </w:p>
    <w:p w14:paraId="09101BDF" w14:textId="77777777" w:rsidR="002429DA" w:rsidRPr="002429DA" w:rsidRDefault="002429DA" w:rsidP="002429DA">
      <w:pPr>
        <w:ind w:left="360"/>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r>
            <w:rPr>
              <w:rFonts w:ascii="Cambria Math" w:eastAsiaTheme="minorEastAsia" w:hAnsi="Cambria Math"/>
            </w:rPr>
            <m:t>∼Bern(ω)</m:t>
          </m:r>
        </m:oMath>
      </m:oMathPara>
    </w:p>
    <w:p w14:paraId="7875D6C3" w14:textId="77777777" w:rsidR="002429DA" w:rsidRDefault="002429DA" w:rsidP="002429DA">
      <w:pPr>
        <w:ind w:left="360"/>
        <w:jc w:val="both"/>
        <w:rPr>
          <w:rFonts w:eastAsiaTheme="minorEastAsia"/>
          <w:iCs/>
        </w:rPr>
      </w:pPr>
    </w:p>
    <w:p w14:paraId="6DF8C5F3" w14:textId="471FA7F5" w:rsidR="00F01146" w:rsidRDefault="002429DA" w:rsidP="00F01146">
      <w:pPr>
        <w:jc w:val="both"/>
        <w:rPr>
          <w:rFonts w:eastAsiaTheme="minorEastAsia"/>
        </w:rPr>
      </w:pPr>
      <w:r>
        <w:rPr>
          <w:rFonts w:eastAsiaTheme="minorEastAsia"/>
          <w:iCs/>
        </w:rPr>
        <w:t xml:space="preserve">Here, </w:t>
      </w:r>
      <w:r w:rsidR="00737675">
        <w:rPr>
          <w:rFonts w:eastAsiaTheme="minorEastAsia"/>
          <w:iCs/>
        </w:rPr>
        <w:t xml:space="preserve">the probability of factor selection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∼Beta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e>
        </m:d>
      </m:oMath>
      <w:r w:rsidR="000049C1">
        <w:rPr>
          <w:rFonts w:eastAsiaTheme="minorEastAsia"/>
        </w:rPr>
        <w:t xml:space="preserve">, </w:t>
      </w:r>
      <w:r w:rsidR="00737675">
        <w:rPr>
          <w:rFonts w:eastAsiaTheme="minorEastAsia"/>
        </w:rPr>
        <w:t>depends on hyper</w:t>
      </w:r>
      <w:r w:rsidR="000049C1">
        <w:rPr>
          <w:rFonts w:eastAsiaTheme="minorEastAsia"/>
        </w:rPr>
        <w:t>parameters</w:t>
      </w:r>
      <w:r w:rsidR="000468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oMath>
      <w:r w:rsidR="0004682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oMath>
      <w:r w:rsidR="004D1F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009E7B78">
        <w:rPr>
          <w:rFonts w:eastAsiaTheme="minorEastAsia"/>
        </w:rPr>
        <w:t xml:space="preserve">, </w:t>
      </w:r>
      <m:oMath>
        <m:r>
          <w:rPr>
            <w:rFonts w:ascii="Cambria Math" w:eastAsiaTheme="minorEastAsia" w:hAnsi="Cambria Math"/>
          </w:rPr>
          <m:t>k∈1:K</m:t>
        </m:r>
      </m:oMath>
      <w:r w:rsidR="009E7B78">
        <w:rPr>
          <w:rFonts w:eastAsiaTheme="minorEastAsia"/>
        </w:rPr>
        <w:t>,</w:t>
      </w:r>
      <w:r w:rsidR="004D1F8D">
        <w:rPr>
          <w:rFonts w:eastAsiaTheme="minorEastAsia"/>
        </w:rPr>
        <w:t xml:space="preserve"> is a </w:t>
      </w:r>
      <m:oMath>
        <m:r>
          <w:rPr>
            <w:rFonts w:ascii="Cambria Math" w:eastAsiaTheme="minorEastAsia" w:hAnsi="Cambria Math"/>
          </w:rPr>
          <m:t>K×1</m:t>
        </m:r>
      </m:oMath>
      <w:r w:rsidR="00046823">
        <w:rPr>
          <w:rFonts w:eastAsiaTheme="minorEastAsia"/>
        </w:rPr>
        <w:t xml:space="preserve"> vector and </w:t>
      </w:r>
      <w:r w:rsidR="004D1F8D">
        <w:rPr>
          <w:rFonts w:eastAsiaTheme="minorEastAsia"/>
        </w:rPr>
        <w:t>selector variable</w:t>
      </w:r>
      <w:r w:rsidR="008A3039">
        <w:rPr>
          <w:rFonts w:eastAsiaTheme="minorEastAsia"/>
        </w:rPr>
        <w:t xml:space="preserve"> used to determine which of the thirteen factors are economically significant in a probabilistic sense.</w:t>
      </w:r>
      <w:r w:rsidR="003059FC">
        <w:rPr>
          <w:rFonts w:eastAsiaTheme="minorEastAsia"/>
        </w:rPr>
        <w:t xml:space="preserve"> Initially, each of the factors have an equally likely chance of being included</w:t>
      </w:r>
      <w:r w:rsidR="00737675">
        <w:rPr>
          <w:rStyle w:val="FootnoteReference"/>
          <w:rFonts w:eastAsiaTheme="minorEastAsia"/>
        </w:rPr>
        <w:footnoteReference w:id="12"/>
      </w:r>
      <w:r w:rsidR="003059FC">
        <w:rPr>
          <w:rFonts w:eastAsiaTheme="minorEastAsia"/>
        </w:rPr>
        <w:t xml:space="preserve">. </w:t>
      </w:r>
      <w:r w:rsidR="00874F99">
        <w:rPr>
          <w:rFonts w:eastAsiaTheme="minorEastAsia"/>
        </w:rPr>
        <w:t xml:space="preserve">Conditional on </w:t>
      </w:r>
      <w:r w:rsidR="00737675">
        <w:rPr>
          <w:rFonts w:eastAsiaTheme="minorEastAsia"/>
        </w:rPr>
        <w:t>the</w:t>
      </w:r>
      <w:r w:rsidR="00874F99">
        <w:rPr>
          <w:rFonts w:eastAsiaTheme="minorEastAsia"/>
        </w:rPr>
        <w:t xml:space="preserve"> factor being in the regression, specify a prior </w:t>
      </w:r>
      <w:r w:rsidR="00F01146">
        <w:rPr>
          <w:rFonts w:eastAsiaTheme="minorEastAsia"/>
        </w:rPr>
        <w:t>d</w:t>
      </w:r>
      <w:r w:rsidR="00F01146" w:rsidRPr="00F01146">
        <w:rPr>
          <w:rFonts w:eastAsiaTheme="minorEastAsia"/>
        </w:rPr>
        <w:t xml:space="preserve">istribution for the regression coefficient associated with that variable. </w:t>
      </w:r>
      <w:r w:rsidR="00737675">
        <w:rPr>
          <w:rFonts w:eastAsiaTheme="minorEastAsia"/>
        </w:rPr>
        <w:t>GMAM 3 uses a</w:t>
      </w:r>
      <w:r w:rsidR="00F01146" w:rsidRPr="00F01146">
        <w:rPr>
          <w:rFonts w:eastAsiaTheme="minorEastAsia"/>
        </w:rPr>
        <w:t xml:space="preserve"> multivariate normal</w:t>
      </w:r>
      <w:r w:rsidR="00F01146">
        <w:rPr>
          <w:rFonts w:eastAsiaTheme="minorEastAsia"/>
        </w:rPr>
        <w:t>:</w:t>
      </w:r>
    </w:p>
    <w:p w14:paraId="1A05CDFF" w14:textId="77777777" w:rsidR="00F01146" w:rsidRDefault="00F01146" w:rsidP="00F01146">
      <w:pPr>
        <w:jc w:val="both"/>
        <w:rPr>
          <w:rFonts w:eastAsiaTheme="minorEastAsia"/>
        </w:rPr>
      </w:pPr>
    </w:p>
    <w:p w14:paraId="7A1FFBD8" w14:textId="77777777" w:rsidR="00A147E6" w:rsidRPr="00CB6447" w:rsidRDefault="00A147E6" w:rsidP="00A147E6">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β</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sSubSup>
                <m:sSubSupPr>
                  <m:ctrlPr>
                    <w:rPr>
                      <w:rFonts w:ascii="Cambria Math" w:hAnsi="Cambria Math"/>
                      <w:i/>
                    </w:rPr>
                  </m:ctrlPr>
                </m:sSubSupPr>
                <m:e>
                  <m:r>
                    <w:rPr>
                      <w:rFonts w:ascii="Cambria Math" w:hAnsi="Cambria Math"/>
                    </w:rPr>
                    <m:t>β</m:t>
                  </m:r>
                </m:e>
                <m:sub>
                  <m:r>
                    <w:rPr>
                      <w:rFonts w:ascii="Cambria Math" w:hAnsi="Cambria Math"/>
                    </w:rPr>
                    <m:t>0</m:t>
                  </m:r>
                </m:sub>
                <m:sup>
                  <m:r>
                    <m:rPr>
                      <m:sty m:val="p"/>
                    </m:rPr>
                    <w:rPr>
                      <w:rFonts w:ascii="Cambria Math" w:hAnsi="Cambria Math"/>
                    </w:rPr>
                    <m:t>Δ</m:t>
                  </m:r>
                </m:sup>
              </m:sSubSup>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β</m:t>
                      </m:r>
                    </m:sub>
                  </m:sSub>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D</m:t>
                      </m:r>
                    </m:e>
                  </m:d>
                </m:e>
                <m:sup>
                  <m:r>
                    <w:rPr>
                      <w:rFonts w:ascii="Cambria Math" w:hAnsi="Cambria Math"/>
                    </w:rPr>
                    <m:t>-1</m:t>
                  </m:r>
                </m:sup>
              </m:sSup>
            </m:e>
          </m:d>
        </m:oMath>
      </m:oMathPara>
    </w:p>
    <w:p w14:paraId="34BD96D6" w14:textId="77777777" w:rsidR="00CB6447" w:rsidRPr="00C6713F" w:rsidRDefault="00000000" w:rsidP="00CB644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e>
          </m:rad>
        </m:oMath>
      </m:oMathPara>
    </w:p>
    <w:p w14:paraId="374F88E5" w14:textId="77777777" w:rsidR="00F01146" w:rsidRPr="00F01146" w:rsidRDefault="00F01146" w:rsidP="00F01146">
      <w:pPr>
        <w:jc w:val="both"/>
        <w:rPr>
          <w:rFonts w:eastAsiaTheme="minorEastAsia"/>
        </w:rPr>
      </w:pPr>
    </w:p>
    <w:p w14:paraId="33F6FBC2" w14:textId="3308E894" w:rsidR="000B09BE" w:rsidRDefault="000B09BE" w:rsidP="002429DA">
      <w:pPr>
        <w:jc w:val="both"/>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Pr>
          <w:rFonts w:eastAsiaTheme="minorEastAsia"/>
        </w:rPr>
        <w:t xml:space="preserve"> is the prior mean of </w:t>
      </w:r>
      <m:oMath>
        <m:r>
          <w:rPr>
            <w:rFonts w:ascii="Cambria Math" w:eastAsiaTheme="minorEastAsia" w:hAnsi="Cambria Math"/>
          </w:rPr>
          <m:t>β</m:t>
        </m:r>
      </m:oMath>
      <w:r w:rsidR="001B13CD">
        <w:rPr>
          <w:rFonts w:eastAsiaTheme="minorEastAsia"/>
        </w:rPr>
        <w:t xml:space="preserve"> conditional on exclusion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=0</m:t>
        </m:r>
      </m:oMath>
      <w:r w:rsidR="001B13CD">
        <w:rPr>
          <w:rFonts w:eastAsiaTheme="minorEastAsia"/>
        </w:rPr>
        <w:t>)</w:t>
      </w:r>
      <w:r w:rsidR="00C26366">
        <w:rPr>
          <w:rFonts w:eastAsiaTheme="minorEastAsia"/>
        </w:rPr>
        <w:t>;</w:t>
      </w:r>
      <w:r w:rsidR="00135B3B">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0</m:t>
            </m:r>
          </m:sub>
          <m:sup>
            <m:r>
              <m:rPr>
                <m:sty m:val="p"/>
              </m:rPr>
              <w:rPr>
                <w:rFonts w:ascii="Cambria Math" w:eastAsiaTheme="minorEastAsia" w:hAnsi="Cambria Math"/>
              </w:rPr>
              <m:t>Δ</m:t>
            </m:r>
          </m:sup>
        </m:sSubSup>
      </m:oMath>
      <w:r w:rsidR="00467806">
        <w:rPr>
          <w:rFonts w:eastAsiaTheme="minorEastAsia"/>
        </w:rPr>
        <w:t xml:space="preserve"> is the shift in the prior mean of </w:t>
      </w:r>
      <m:oMath>
        <m:r>
          <w:rPr>
            <w:rFonts w:ascii="Cambria Math" w:eastAsiaTheme="minorEastAsia" w:hAnsi="Cambria Math"/>
          </w:rPr>
          <m:t>β</m:t>
        </m:r>
      </m:oMath>
      <w:r w:rsidR="00467806">
        <w:rPr>
          <w:rFonts w:eastAsiaTheme="minorEastAsia"/>
        </w:rPr>
        <w:t xml:space="preserve"> conditional on </w:t>
      </w:r>
      <w:r w:rsidR="002414A9">
        <w:rPr>
          <w:rFonts w:eastAsiaTheme="minorEastAsia"/>
        </w:rPr>
        <w:t>inclusion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=1</m:t>
        </m:r>
      </m:oMath>
      <w:r w:rsidR="002414A9">
        <w:rPr>
          <w:rFonts w:eastAsiaTheme="minorEastAsia"/>
        </w:rPr>
        <w:t>)</w:t>
      </w:r>
      <w:r w:rsidR="00C26366">
        <w:rPr>
          <w:rFonts w:eastAsiaTheme="minorEastAsia"/>
        </w:rPr>
        <w:t>;</w:t>
      </w:r>
      <w:r w:rsidR="005957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k∈1:K,</m:t>
        </m:r>
      </m:oMath>
      <w:r w:rsidR="0059578D">
        <w:rPr>
          <w:rFonts w:eastAsiaTheme="minorEastAsia"/>
        </w:rPr>
        <w:t xml:space="preserve"> is a </w:t>
      </w:r>
      <m:oMath>
        <m:r>
          <w:rPr>
            <w:rFonts w:ascii="Cambria Math" w:eastAsiaTheme="minorEastAsia" w:hAnsi="Cambria Math"/>
          </w:rPr>
          <m:t xml:space="preserve">K×1 </m:t>
        </m:r>
      </m:oMath>
      <w:r w:rsidR="0035598F">
        <w:rPr>
          <w:rFonts w:eastAsiaTheme="minorEastAsia"/>
        </w:rPr>
        <w:t>vector</w:t>
      </w:r>
      <w:r w:rsidR="00C26366">
        <w:rPr>
          <w:rFonts w:eastAsiaTheme="minorEastAsia"/>
        </w:rPr>
        <w:t xml:space="preserve"> –</w:t>
      </w:r>
      <w:r w:rsidR="0035598F">
        <w:rPr>
          <w:rFonts w:eastAsiaTheme="minorEastAsia"/>
        </w:rPr>
        <w:t xml:space="preserve"> a </w:t>
      </w:r>
      <w:r w:rsidR="0059578D">
        <w:rPr>
          <w:rFonts w:eastAsiaTheme="minorEastAsia"/>
        </w:rPr>
        <w:t xml:space="preserve">function of </w:t>
      </w:r>
      <m:oMath>
        <m:r>
          <w:rPr>
            <w:rFonts w:ascii="Cambria Math" w:eastAsiaTheme="minorEastAsia" w:hAnsi="Cambria Math"/>
          </w:rPr>
          <m:t>γ</m:t>
        </m:r>
      </m:oMath>
      <w:r w:rsidR="0059578D">
        <w:rPr>
          <w:rFonts w:eastAsiaTheme="minorEastAsia"/>
        </w:rPr>
        <w:t xml:space="preserve"> </w:t>
      </w:r>
      <w:r w:rsidR="0035598F">
        <w:rPr>
          <w:rFonts w:eastAsiaTheme="minorEastAsia"/>
        </w:rPr>
        <w:t xml:space="preserve">which </w:t>
      </w:r>
      <w:r w:rsidR="0059578D">
        <w:rPr>
          <w:rFonts w:eastAsiaTheme="minorEastAsia"/>
        </w:rPr>
        <w:t xml:space="preserve">adjusts </w:t>
      </w:r>
      <m:oMath>
        <m:r>
          <w:rPr>
            <w:rFonts w:ascii="Cambria Math" w:eastAsiaTheme="minorEastAsia" w:hAnsi="Cambria Math"/>
          </w:rPr>
          <m:t>β</m:t>
        </m:r>
      </m:oMath>
      <w:r w:rsidR="0059578D">
        <w:rPr>
          <w:rFonts w:eastAsiaTheme="minorEastAsia"/>
        </w:rPr>
        <w:t xml:space="preserve"> for sparsity</w:t>
      </w:r>
      <w:r w:rsidR="00C26366">
        <w:rPr>
          <w:rFonts w:eastAsiaTheme="minorEastAsia"/>
        </w:rPr>
        <w:t>;</w:t>
      </w:r>
      <w:r w:rsidR="0035598F">
        <w:rPr>
          <w:rFonts w:eastAsiaTheme="minorEastAsia"/>
        </w:rPr>
        <w:t xml:space="preserve"> </w:t>
      </w:r>
      <m:oMath>
        <m:r>
          <w:rPr>
            <w:rFonts w:ascii="Cambria Math" w:eastAsiaTheme="minorEastAsia" w:hAnsi="Cambria Math"/>
          </w:rPr>
          <m:t>D</m:t>
        </m:r>
      </m:oMath>
      <w:r w:rsidR="007B078A">
        <w:rPr>
          <w:rFonts w:eastAsiaTheme="minorEastAsia"/>
        </w:rPr>
        <w:t xml:space="preserve"> is a </w:t>
      </w:r>
      <m:oMath>
        <m:r>
          <w:rPr>
            <w:rFonts w:ascii="Cambria Math" w:eastAsiaTheme="minorEastAsia" w:hAnsi="Cambria Math"/>
          </w:rPr>
          <m:t>K×K</m:t>
        </m:r>
      </m:oMath>
      <w:r w:rsidR="007B078A">
        <w:rPr>
          <w:rFonts w:eastAsiaTheme="minorEastAsia"/>
        </w:rPr>
        <w:t xml:space="preserve"> matrix, with </w:t>
      </w:r>
      <m:oMath>
        <m:r>
          <w:rPr>
            <w:rFonts w:ascii="Cambria Math" w:eastAsiaTheme="minorEastAsia" w:hAnsi="Cambria Math"/>
          </w:rPr>
          <m:t>D=Diag(</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w:r w:rsidR="00C26366">
        <w:rPr>
          <w:rFonts w:eastAsiaTheme="minorEastAsia"/>
        </w:rPr>
        <w:t xml:space="preserve">; and </w:t>
      </w:r>
      <m:oMath>
        <m:r>
          <w:rPr>
            <w:rFonts w:ascii="Cambria Math" w:eastAsiaTheme="minorEastAsia" w:hAnsi="Cambria Math"/>
          </w:rPr>
          <m:t>v</m:t>
        </m:r>
      </m:oMath>
      <w:r w:rsidR="00C26366">
        <w:rPr>
          <w:rFonts w:eastAsiaTheme="minorEastAsia"/>
        </w:rPr>
        <w:t xml:space="preserve"> </w:t>
      </w:r>
      <w:r w:rsidR="00943744">
        <w:rPr>
          <w:rFonts w:eastAsiaTheme="minorEastAsia"/>
        </w:rPr>
        <w:t xml:space="preserve">is the variance of the spike distribution as a fraction of the slab variance. </w:t>
      </w:r>
      <w:r w:rsidR="009B1E4B">
        <w:rPr>
          <w:rFonts w:eastAsiaTheme="minorEastAsia"/>
        </w:rPr>
        <w:t xml:space="preserve">And finally,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x</m:t>
            </m:r>
          </m:sub>
        </m:sSub>
      </m:oMath>
      <w:r w:rsidR="009B1E4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9B1E4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β</m:t>
            </m:r>
          </m:sub>
        </m:sSub>
      </m:oMath>
      <w:r w:rsidR="003F262A">
        <w:rPr>
          <w:rFonts w:eastAsiaTheme="minorEastAsia"/>
        </w:rPr>
        <w:t xml:space="preserve"> are all gamma-distributed with shape and inverse-scale </w:t>
      </w:r>
      <w:r w:rsidR="00191A24">
        <w:rPr>
          <w:rFonts w:eastAsiaTheme="minorEastAsia"/>
        </w:rPr>
        <w:t>hyper</w:t>
      </w:r>
      <w:r w:rsidR="003F262A">
        <w:rPr>
          <w:rFonts w:eastAsiaTheme="minorEastAsia"/>
        </w:rPr>
        <w:t xml:space="preserve">parameters as </w:t>
      </w:r>
      <w:r w:rsidR="00737675">
        <w:rPr>
          <w:rFonts w:eastAsiaTheme="minorEastAsia"/>
        </w:rPr>
        <w:t>shown earlier</w:t>
      </w:r>
      <w:r w:rsidR="003F262A">
        <w:rPr>
          <w:rFonts w:eastAsiaTheme="minorEastAsia"/>
        </w:rPr>
        <w:t>.</w:t>
      </w:r>
    </w:p>
    <w:p w14:paraId="6FF356AB" w14:textId="77777777" w:rsidR="00DB704B" w:rsidRDefault="00DB704B" w:rsidP="00DB704B">
      <w:pPr>
        <w:jc w:val="both"/>
        <w:rPr>
          <w:rFonts w:eastAsiaTheme="minorEastAsia"/>
        </w:rPr>
      </w:pPr>
    </w:p>
    <w:tbl>
      <w:tblPr>
        <w:tblStyle w:val="TableGrid"/>
        <w:tblW w:w="0" w:type="auto"/>
        <w:tblLook w:val="04A0" w:firstRow="1" w:lastRow="0" w:firstColumn="1" w:lastColumn="0" w:noHBand="0" w:noVBand="1"/>
      </w:tblPr>
      <w:tblGrid>
        <w:gridCol w:w="9350"/>
      </w:tblGrid>
      <w:tr w:rsidR="00DB704B" w14:paraId="6ADB22FC" w14:textId="77777777" w:rsidTr="00A558D4">
        <w:tc>
          <w:tcPr>
            <w:tcW w:w="9350" w:type="dxa"/>
            <w:vAlign w:val="center"/>
          </w:tcPr>
          <w:p w14:paraId="6550E12B" w14:textId="77777777" w:rsidR="00DB704B" w:rsidRDefault="00DB704B" w:rsidP="00A558D4">
            <w:pPr>
              <w:jc w:val="center"/>
              <w:rPr>
                <w:rFonts w:eastAsiaTheme="minorEastAsia"/>
              </w:rPr>
            </w:pPr>
            <w:r>
              <w:rPr>
                <w:rFonts w:eastAsiaTheme="minorEastAsia"/>
                <w:noProof/>
              </w:rPr>
              <w:lastRenderedPageBreak/>
              <w:drawing>
                <wp:inline distT="0" distB="0" distL="0" distR="0" wp14:anchorId="1BD97DC3" wp14:editId="2E131432">
                  <wp:extent cx="5789225" cy="2981822"/>
                  <wp:effectExtent l="0" t="0" r="2540" b="3175"/>
                  <wp:docPr id="771142429" name="Picture 4"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2429" name="Picture 4" descr="A graph of a normal distribu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6550" cy="2990745"/>
                          </a:xfrm>
                          <a:prstGeom prst="rect">
                            <a:avLst/>
                          </a:prstGeom>
                        </pic:spPr>
                      </pic:pic>
                    </a:graphicData>
                  </a:graphic>
                </wp:inline>
              </w:drawing>
            </w:r>
          </w:p>
        </w:tc>
      </w:tr>
      <w:tr w:rsidR="00DB704B" w14:paraId="0C75BCD2" w14:textId="77777777" w:rsidTr="00A558D4">
        <w:tc>
          <w:tcPr>
            <w:tcW w:w="9350" w:type="dxa"/>
          </w:tcPr>
          <w:p w14:paraId="73D9FAC1" w14:textId="77777777" w:rsidR="00DB704B" w:rsidRPr="00670982" w:rsidRDefault="00DB704B" w:rsidP="00A558D4">
            <w:pPr>
              <w:jc w:val="both"/>
              <w:rPr>
                <w:rFonts w:asciiTheme="majorHAnsi" w:eastAsiaTheme="minorEastAsia" w:hAnsiTheme="majorHAnsi" w:cstheme="majorHAnsi"/>
                <w:i/>
                <w:iCs/>
              </w:rPr>
            </w:pPr>
            <w:r w:rsidRPr="00670982">
              <w:rPr>
                <w:rFonts w:asciiTheme="majorHAnsi" w:eastAsiaTheme="minorEastAsia" w:hAnsiTheme="majorHAnsi" w:cstheme="majorHAnsi"/>
                <w:i/>
                <w:iCs/>
                <w:color w:val="2F5496" w:themeColor="accent1" w:themeShade="BF"/>
              </w:rPr>
              <w:t>Figure 5: The probability mass function of a fund index intercept term (β0) from the SSVS (spike and slab) regression. This index has almost twenty years of history and clearly shows positive alpha, though its magnitude is still uncertain.</w:t>
            </w:r>
          </w:p>
        </w:tc>
      </w:tr>
    </w:tbl>
    <w:p w14:paraId="23A6FEC7" w14:textId="77777777" w:rsidR="00F62EE0" w:rsidRDefault="00F62EE0" w:rsidP="002429DA">
      <w:pPr>
        <w:jc w:val="both"/>
        <w:rPr>
          <w:rFonts w:eastAsiaTheme="minorEastAsia"/>
        </w:rPr>
      </w:pPr>
    </w:p>
    <w:p w14:paraId="324F6246" w14:textId="7F1D9B80" w:rsidR="00972F15" w:rsidRDefault="00972F15" w:rsidP="000971A4">
      <w:pPr>
        <w:pStyle w:val="Heading1"/>
        <w:jc w:val="both"/>
      </w:pPr>
      <w:r>
        <w:t>Model Efficacy</w:t>
      </w:r>
    </w:p>
    <w:p w14:paraId="53ABC053" w14:textId="3D88E811" w:rsidR="00972F15" w:rsidRPr="00972F15" w:rsidRDefault="00972F15" w:rsidP="00972F15">
      <w:r>
        <w:t>Every model must be checked to d</w:t>
      </w:r>
      <w:r w:rsidRPr="00972F15">
        <w:t>etermin</w:t>
      </w:r>
      <w:r w:rsidR="00927C23">
        <w:t>e</w:t>
      </w:r>
      <w:r w:rsidRPr="00972F15">
        <w:t xml:space="preserve"> </w:t>
      </w:r>
      <w:r>
        <w:t xml:space="preserve">whether </w:t>
      </w:r>
      <w:r w:rsidRPr="00972F15">
        <w:t>the model provides valuable enough inference about an asset</w:t>
      </w:r>
      <w:r>
        <w:t xml:space="preserve">. In our case, </w:t>
      </w:r>
      <w:r w:rsidRPr="00972F15">
        <w:t xml:space="preserve">Architect utilizes two different sets of criteria for its primary model efficacy tests: </w:t>
      </w:r>
    </w:p>
    <w:p w14:paraId="7EFE032B" w14:textId="7722F153" w:rsidR="00972F15" w:rsidRPr="00972F15" w:rsidRDefault="00972F15" w:rsidP="00972F15">
      <w:pPr>
        <w:numPr>
          <w:ilvl w:val="0"/>
          <w:numId w:val="20"/>
        </w:numPr>
        <w:tabs>
          <w:tab w:val="num" w:pos="720"/>
        </w:tabs>
      </w:pPr>
      <w:r w:rsidRPr="00972F15">
        <w:t>An explanatory power test measur</w:t>
      </w:r>
      <w:r>
        <w:t>ing</w:t>
      </w:r>
      <w:r w:rsidRPr="00972F15">
        <w:t xml:space="preserve"> the model’s efficacy relative to a baseline mean model. </w:t>
      </w:r>
    </w:p>
    <w:p w14:paraId="71CC92B6" w14:textId="29771177" w:rsidR="00972F15" w:rsidRPr="00972F15" w:rsidRDefault="00972F15" w:rsidP="00972F15">
      <w:pPr>
        <w:numPr>
          <w:ilvl w:val="0"/>
          <w:numId w:val="20"/>
        </w:numPr>
        <w:tabs>
          <w:tab w:val="num" w:pos="720"/>
        </w:tabs>
      </w:pPr>
      <w:r>
        <w:t>S</w:t>
      </w:r>
      <w:r w:rsidRPr="00972F15">
        <w:t>ignifican</w:t>
      </w:r>
      <w:r>
        <w:t>ce</w:t>
      </w:r>
      <w:r w:rsidRPr="00972F15">
        <w:t xml:space="preserve"> tests </w:t>
      </w:r>
      <w:r>
        <w:t xml:space="preserve">for factor exposures that </w:t>
      </w:r>
      <w:r w:rsidRPr="00972F15">
        <w:t xml:space="preserve">assess </w:t>
      </w:r>
      <w:r>
        <w:t xml:space="preserve">whether </w:t>
      </w:r>
      <w:r w:rsidRPr="00972F15">
        <w:t xml:space="preserve">a model has a net positive (negative) exposure to a particular return-based risk factor. </w:t>
      </w:r>
    </w:p>
    <w:p w14:paraId="62B3518E" w14:textId="77777777" w:rsidR="00972F15" w:rsidRDefault="00972F15" w:rsidP="00972F15"/>
    <w:p w14:paraId="50254754" w14:textId="3D6D38D9" w:rsidR="00972F15" w:rsidRPr="00972F15" w:rsidRDefault="00972F15" w:rsidP="00972F15">
      <w:r w:rsidRPr="00972F15">
        <w:t>These tests form the basis for showing G</w:t>
      </w:r>
      <w:r w:rsidR="00F866F4">
        <w:t xml:space="preserve">MAM </w:t>
      </w:r>
      <w:r w:rsidRPr="00972F15">
        <w:t xml:space="preserve">3 based analysis on the platform. The criteria </w:t>
      </w:r>
      <w:r>
        <w:t>are</w:t>
      </w:r>
      <w:r w:rsidRPr="00972F15">
        <w:t xml:space="preserve"> different depending on the analysis shown: </w:t>
      </w:r>
    </w:p>
    <w:p w14:paraId="412E3B0E" w14:textId="18A42030" w:rsidR="00972F15" w:rsidRPr="00972F15" w:rsidRDefault="00972F15" w:rsidP="00972F15">
      <w:pPr>
        <w:numPr>
          <w:ilvl w:val="0"/>
          <w:numId w:val="21"/>
        </w:numPr>
        <w:tabs>
          <w:tab w:val="num" w:pos="720"/>
        </w:tabs>
      </w:pPr>
      <w:r w:rsidRPr="00972F15">
        <w:t xml:space="preserve">An asset is considered reliable for the purposes of the growth chart if it passes the goodness of fit test AND at least one coefficient OR the intercept passes the exposure </w:t>
      </w:r>
      <w:r w:rsidR="00B9461F">
        <w:t xml:space="preserve">credibility </w:t>
      </w:r>
      <w:r w:rsidRPr="00972F15">
        <w:t xml:space="preserve">test. </w:t>
      </w:r>
    </w:p>
    <w:p w14:paraId="63BE303B" w14:textId="77777777" w:rsidR="00596757" w:rsidRDefault="00972F15" w:rsidP="00972F15">
      <w:pPr>
        <w:numPr>
          <w:ilvl w:val="0"/>
          <w:numId w:val="21"/>
        </w:numPr>
        <w:tabs>
          <w:tab w:val="num" w:pos="720"/>
        </w:tabs>
      </w:pPr>
      <w:r w:rsidRPr="00972F15">
        <w:t xml:space="preserve">An asset is considered reliable for the purposes of the factor radar if it is considered reliable for the purposes of the growth chart OR at least one coefficient, EXCLUDING the intercept, passes the exposure test. </w:t>
      </w:r>
    </w:p>
    <w:p w14:paraId="36D6AB83" w14:textId="77777777" w:rsidR="00596757" w:rsidRDefault="00596757" w:rsidP="00596757">
      <w:pPr>
        <w:ind w:left="720"/>
      </w:pPr>
    </w:p>
    <w:p w14:paraId="0F671E0C" w14:textId="7BC3A3D4" w:rsidR="00972F15" w:rsidRDefault="00972F15" w:rsidP="00972F15">
      <w:r w:rsidRPr="00972F15">
        <w:t>The two avenues for reliability provide a path for showing significant risk exposures even when the model is not capturing enough of the data variation to merit showing the growth chart. If the model’s inferences on an asset fail both the goodness of fit test and the exposure test, the model is unlikely to provide enough valuable insights to be worth showing on the platform.</w:t>
      </w:r>
    </w:p>
    <w:p w14:paraId="677E8510" w14:textId="77777777" w:rsidR="00596757" w:rsidRDefault="00596757" w:rsidP="00972F15"/>
    <w:p w14:paraId="5B05FA7B" w14:textId="2EFD6E03" w:rsidR="00972F15" w:rsidRDefault="00972F15" w:rsidP="00972F15">
      <w:pPr>
        <w:pStyle w:val="Heading2"/>
      </w:pPr>
      <w:r>
        <w:t>Explanatory Power Test</w:t>
      </w:r>
    </w:p>
    <w:p w14:paraId="64C6F492" w14:textId="6930653D" w:rsidR="006516B9" w:rsidRDefault="00927C23" w:rsidP="00972F15">
      <w:r>
        <w:t xml:space="preserve">This test defines </w:t>
      </w:r>
      <w:r w:rsidR="00972F15" w:rsidRPr="00972F15">
        <w:t>the model’s fit in terms of its efficacy relative to the mean model.</w:t>
      </w:r>
      <w:r w:rsidR="00A67109">
        <w:t xml:space="preserve"> </w:t>
      </w:r>
      <w:r w:rsidR="003A44C9">
        <w:t>The measurement is made in terms of</w:t>
      </w:r>
      <w:r>
        <w:t xml:space="preserve"> </w:t>
      </w:r>
      <w:r w:rsidR="00A67109">
        <w:t>tracking error:</w:t>
      </w:r>
    </w:p>
    <w:p w14:paraId="03BC42DE" w14:textId="77777777" w:rsidR="00A67109" w:rsidRDefault="00A67109" w:rsidP="00972F15"/>
    <w:p w14:paraId="062E0834" w14:textId="023FADB1" w:rsidR="00972F15" w:rsidRDefault="00000000" w:rsidP="00972F15">
      <m:oMathPara>
        <m:oMath>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Fβ+r</m:t>
                          </m:r>
                        </m:e>
                      </m:d>
                    </m:e>
                  </m:d>
                </m:e>
                <m:sup>
                  <m:r>
                    <w:rPr>
                      <w:rFonts w:ascii="Cambria Math" w:eastAsia="Times New Roman" w:hAnsi="Cambria Math" w:cs="Times New Roman"/>
                      <w:kern w:val="0"/>
                      <w14:ligatures w14:val="none"/>
                    </w:rPr>
                    <m:t>2</m:t>
                  </m:r>
                </m:sup>
              </m:sSup>
            </m:e>
          </m:nary>
          <m:r>
            <w:rPr>
              <w:rFonts w:ascii="Cambria Math" w:eastAsia="Times New Roman" w:hAnsi="Cambria Math" w:cs="Times New Roman"/>
              <w:kern w:val="0"/>
              <w14:ligatures w14:val="none"/>
            </w:rPr>
            <m:t>≥</m:t>
          </m:r>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oMath>
      </m:oMathPara>
    </w:p>
    <w:p w14:paraId="74E4E97D" w14:textId="77777777" w:rsidR="00A67109" w:rsidRDefault="00A67109" w:rsidP="00A67109"/>
    <w:p w14:paraId="38150686" w14:textId="55FE7255" w:rsidR="00A67109" w:rsidRDefault="00A67109" w:rsidP="00A67109">
      <w:pPr>
        <w:rPr>
          <w:rFonts w:eastAsiaTheme="minorEastAsia"/>
        </w:rPr>
      </w:pPr>
      <w:r>
        <w:t xml:space="preserve">where </w:t>
      </w:r>
      <m:oMath>
        <m:r>
          <w:rPr>
            <w:rFonts w:ascii="Cambria Math" w:hAnsi="Cambria Math"/>
          </w:rPr>
          <m:t>y</m:t>
        </m:r>
      </m:oMath>
      <w:r>
        <w:rPr>
          <w:rFonts w:eastAsiaTheme="minorEastAsia"/>
        </w:rPr>
        <w:t xml:space="preserve">  is the data, </w:t>
      </w:r>
      <m:oMath>
        <m:r>
          <m:rPr>
            <m:sty m:val="p"/>
          </m:rPr>
          <w:rPr>
            <w:rFonts w:ascii="Cambria Math" w:eastAsiaTheme="minorEastAsia" w:hAnsi="Cambria Math"/>
          </w:rPr>
          <m:t>Φ</m:t>
        </m:r>
      </m:oMath>
      <w:r>
        <w:rPr>
          <w:rFonts w:eastAsiaTheme="minorEastAsia"/>
        </w:rPr>
        <w:t xml:space="preserve"> is</w:t>
      </w:r>
      <w:r w:rsidRPr="00A67109">
        <w:rPr>
          <w:rFonts w:eastAsiaTheme="minorEastAsia"/>
        </w:rPr>
        <w:t xml:space="preserve"> the matrix that </w:t>
      </w:r>
      <w:r>
        <w:rPr>
          <w:rFonts w:eastAsiaTheme="minorEastAsia"/>
        </w:rPr>
        <w:t>trans</w:t>
      </w:r>
      <w:r w:rsidRPr="00A67109">
        <w:rPr>
          <w:rFonts w:eastAsiaTheme="minorEastAsia"/>
        </w:rPr>
        <w:t>forms quarterly predicted returns from monthly de</w:t>
      </w:r>
      <w:r>
        <w:rPr>
          <w:rFonts w:eastAsiaTheme="minorEastAsia"/>
        </w:rPr>
        <w:t>-</w:t>
      </w:r>
      <w:r w:rsidRPr="00A67109">
        <w:rPr>
          <w:rFonts w:eastAsiaTheme="minorEastAsia"/>
        </w:rPr>
        <w:t xml:space="preserve">smoothed returns, </w:t>
      </w:r>
      <m:oMath>
        <m:r>
          <w:rPr>
            <w:rFonts w:ascii="Cambria Math" w:eastAsiaTheme="minorEastAsia" w:hAnsi="Cambria Math"/>
          </w:rPr>
          <m:t>β</m:t>
        </m:r>
      </m:oMath>
      <w:r w:rsidRPr="00A67109">
        <w:rPr>
          <w:rFonts w:eastAsiaTheme="minorEastAsia"/>
        </w:rPr>
        <w:t xml:space="preserve"> is the exposure vector (including the intercept), </w:t>
      </w:r>
      <w:r>
        <w:rPr>
          <w:rFonts w:eastAsiaTheme="minorEastAsia"/>
        </w:rPr>
        <w:t> </w:t>
      </w:r>
      <m:oMath>
        <m:acc>
          <m:accPr>
            <m:chr m:val="̅"/>
            <m:ctrlPr>
              <w:rPr>
                <w:rFonts w:ascii="Cambria Math" w:eastAsiaTheme="minorEastAsia" w:hAnsi="Cambria Math"/>
                <w:i/>
              </w:rPr>
            </m:ctrlPr>
          </m:accPr>
          <m:e>
            <m:r>
              <w:rPr>
                <w:rFonts w:ascii="Cambria Math" w:eastAsiaTheme="minorEastAsia" w:hAnsi="Cambria Math"/>
              </w:rPr>
              <m:t>y</m:t>
            </m:r>
          </m:e>
        </m:acc>
      </m:oMath>
      <w:r>
        <w:rPr>
          <w:rFonts w:eastAsiaTheme="minorEastAsia"/>
        </w:rPr>
        <w:t xml:space="preserve"> </w:t>
      </w:r>
      <w:r w:rsidRPr="00A67109">
        <w:rPr>
          <w:rFonts w:eastAsiaTheme="minorEastAsia"/>
        </w:rPr>
        <w:t xml:space="preserve">is the average reported return, </w:t>
      </w:r>
      <m:oMath>
        <m:r>
          <w:rPr>
            <w:rFonts w:ascii="Cambria Math" w:eastAsiaTheme="minorEastAsia" w:hAnsi="Cambria Math"/>
          </w:rPr>
          <m:t>F</m:t>
        </m:r>
      </m:oMath>
      <w:r w:rsidRPr="00A67109">
        <w:rPr>
          <w:rFonts w:eastAsiaTheme="minorEastAsia"/>
        </w:rPr>
        <w:t xml:space="preserve"> is the matrix of factor </w:t>
      </w:r>
      <w:r w:rsidR="00EB18E7">
        <w:rPr>
          <w:rFonts w:eastAsiaTheme="minorEastAsia"/>
        </w:rPr>
        <w:t>return data</w:t>
      </w:r>
      <w:r w:rsidRPr="00A67109">
        <w:rPr>
          <w:rFonts w:eastAsiaTheme="minorEastAsia"/>
        </w:rPr>
        <w:t xml:space="preserve">, and </w:t>
      </w:r>
      <m:oMath>
        <m:r>
          <w:rPr>
            <w:rFonts w:ascii="Cambria Math" w:eastAsiaTheme="minorEastAsia" w:hAnsi="Cambria Math"/>
          </w:rPr>
          <m:t>r</m:t>
        </m:r>
      </m:oMath>
      <w:r w:rsidRPr="00A67109">
        <w:rPr>
          <w:rFonts w:eastAsiaTheme="minorEastAsia"/>
        </w:rPr>
        <w:t xml:space="preserve"> is the risk</w:t>
      </w:r>
      <w:r>
        <w:rPr>
          <w:rFonts w:eastAsiaTheme="minorEastAsia"/>
        </w:rPr>
        <w:t>-</w:t>
      </w:r>
      <w:r w:rsidRPr="00A67109">
        <w:rPr>
          <w:rFonts w:eastAsiaTheme="minorEastAsia"/>
        </w:rPr>
        <w:t>free</w:t>
      </w:r>
      <w:r w:rsidR="00EB18E7">
        <w:rPr>
          <w:rFonts w:eastAsiaTheme="minorEastAsia"/>
        </w:rPr>
        <w:t xml:space="preserve"> rate</w:t>
      </w:r>
      <w:r w:rsidRPr="00A67109">
        <w:rPr>
          <w:rFonts w:eastAsiaTheme="minorEastAsia"/>
        </w:rPr>
        <w:t>.</w:t>
      </w:r>
    </w:p>
    <w:p w14:paraId="49EB7A7F" w14:textId="77777777" w:rsidR="00A67109" w:rsidRDefault="00A67109" w:rsidP="00A67109">
      <w:pPr>
        <w:rPr>
          <w:rFonts w:eastAsiaTheme="minorEastAsia"/>
        </w:rPr>
      </w:pPr>
    </w:p>
    <w:p w14:paraId="44F91FD0" w14:textId="55E79F8B" w:rsidR="006B3F29" w:rsidRDefault="006B3F29" w:rsidP="00A67109">
      <w:pPr>
        <w:rPr>
          <w:rFonts w:eastAsiaTheme="minorEastAsia"/>
        </w:rPr>
      </w:pPr>
      <w:r>
        <w:rPr>
          <w:rFonts w:eastAsiaTheme="minorEastAsia"/>
        </w:rPr>
        <w:t xml:space="preserve">The test statistic we use is analogous to that used for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calculated as a ratio of explained sum of squares to total sum of squares:</w:t>
      </w:r>
    </w:p>
    <w:p w14:paraId="0BA4F3B1" w14:textId="355F322A" w:rsidR="006B3F29" w:rsidRDefault="00000000" w:rsidP="00A67109">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ESS</m:t>
              </m:r>
            </m:sub>
            <m:sup>
              <m:r>
                <w:rPr>
                  <w:rFonts w:ascii="Cambria Math" w:eastAsiaTheme="minorEastAsia" w:hAnsi="Cambria Math"/>
                </w:rPr>
                <m:t>2</m:t>
              </m:r>
            </m:sup>
          </m:sSubSup>
          <m:r>
            <w:rPr>
              <w:rFonts w:ascii="Cambria Math" w:eastAsiaTheme="minorEastAsia" w:hAnsi="Cambria Math"/>
            </w:rPr>
            <m:t>=1-</m:t>
          </m:r>
          <m:f>
            <m:fPr>
              <m:ctrlPr>
                <w:rPr>
                  <w:rFonts w:ascii="Cambria Math" w:eastAsiaTheme="minorEastAsia" w:hAnsi="Cambria Math"/>
                  <w:i/>
                </w:rPr>
              </m:ctrlPr>
            </m:fPr>
            <m:num>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Fβ+r</m:t>
                              </m:r>
                            </m:e>
                          </m:d>
                        </m:e>
                      </m:d>
                    </m:e>
                    <m:sup>
                      <m:r>
                        <w:rPr>
                          <w:rFonts w:ascii="Cambria Math" w:eastAsia="Times New Roman" w:hAnsi="Cambria Math" w:cs="Times New Roman"/>
                          <w:kern w:val="0"/>
                          <w14:ligatures w14:val="none"/>
                        </w:rPr>
                        <m:t>2</m:t>
                      </m:r>
                    </m:sup>
                  </m:sSup>
                </m:e>
              </m:nary>
            </m:num>
            <m:den>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den>
          </m:f>
        </m:oMath>
      </m:oMathPara>
    </w:p>
    <w:p w14:paraId="6E0A1186" w14:textId="19A82690" w:rsidR="00972F15" w:rsidRDefault="00972F15" w:rsidP="00972F15"/>
    <w:p w14:paraId="569566CB" w14:textId="0286D106" w:rsidR="006B3F29" w:rsidRDefault="00956121" w:rsidP="006B3F29">
      <w:r>
        <w:t>Implementation contains two components</w:t>
      </w:r>
      <w:r w:rsidR="006B3F29">
        <w:t>:</w:t>
      </w:r>
    </w:p>
    <w:p w14:paraId="3CC7AF32" w14:textId="1047089F" w:rsidR="006B3F29" w:rsidRDefault="006B3F29" w:rsidP="006B3F29">
      <w:pPr>
        <w:pStyle w:val="ListParagraph"/>
        <w:numPr>
          <w:ilvl w:val="0"/>
          <w:numId w:val="22"/>
        </w:numPr>
      </w:pPr>
      <w:r w:rsidRPr="006B3F29">
        <w:t>The main test incorporates the full distribution of outcomes predicted by the model. From a Bayesian perspective, this distribution of outcomes is implied by the data and the priors. The test statistic specifically computes the probability that a particular draw from the posterior is valuable, with value defined as performance better than the mean model:</w:t>
      </w:r>
    </w:p>
    <w:p w14:paraId="3C2CA3AC" w14:textId="53BCCC75" w:rsidR="006B3F29" w:rsidRPr="006B3F29" w:rsidRDefault="00000000" w:rsidP="006B3F29">
      <w:pPr>
        <w:rPr>
          <w:rFonts w:ascii="Times New Roman" w:eastAsia="Times New Roman" w:hAnsi="Times New Roman" w:cs="Times New Roman"/>
          <w:kern w:val="0"/>
          <w14:ligatures w14:val="none"/>
        </w:rPr>
      </w:pPr>
      <m:oMathPara>
        <m:oMath>
          <m:sSubSup>
            <m:sSubSupPr>
              <m:ctrlPr>
                <w:rPr>
                  <w:rFonts w:ascii="Cambria Math" w:eastAsia="Times New Roman" w:hAnsi="Cambria Math" w:cs="Times New Roman"/>
                  <w:i/>
                  <w:kern w:val="0"/>
                  <w14:ligatures w14:val="none"/>
                </w:rPr>
              </m:ctrlPr>
            </m:sSubSupPr>
            <m:e>
              <m:r>
                <w:rPr>
                  <w:rFonts w:ascii="Cambria Math" w:eastAsia="Times New Roman" w:hAnsi="Cambria Math" w:cs="Times New Roman"/>
                  <w:kern w:val="0"/>
                  <w14:ligatures w14:val="none"/>
                </w:rPr>
                <m:t>R</m:t>
              </m:r>
            </m:e>
            <m:sub>
              <m:r>
                <w:rPr>
                  <w:rFonts w:ascii="Cambria Math" w:eastAsia="Times New Roman" w:hAnsi="Cambria Math" w:cs="Times New Roman"/>
                  <w:kern w:val="0"/>
                  <w14:ligatures w14:val="none"/>
                </w:rPr>
                <m:t>ext</m:t>
              </m:r>
            </m:sub>
            <m:sup>
              <m:r>
                <w:rPr>
                  <w:rFonts w:ascii="Cambria Math" w:eastAsia="Times New Roman" w:hAnsi="Cambria Math" w:cs="Times New Roman"/>
                  <w:kern w:val="0"/>
                  <w14:ligatures w14:val="none"/>
                </w:rPr>
                <m:t>2</m:t>
              </m:r>
            </m:sup>
          </m:sSubSup>
          <m:r>
            <w:rPr>
              <w:rFonts w:ascii="Cambria Math" w:eastAsia="Times New Roman" w:hAnsi="Cambria Math" w:cs="Times New Roman"/>
              <w:kern w:val="0"/>
              <w14:ligatures w14:val="none"/>
            </w:rPr>
            <m:t>=p</m:t>
          </m:r>
          <m:d>
            <m:dPr>
              <m:ctrlPr>
                <w:rPr>
                  <w:rFonts w:ascii="Cambria Math" w:eastAsia="Times New Roman" w:hAnsi="Cambria Math" w:cs="Times New Roman"/>
                  <w:i/>
                  <w:kern w:val="0"/>
                  <w14:ligatures w14:val="none"/>
                </w:rPr>
              </m:ctrlPr>
            </m:dPr>
            <m:e>
              <m:sSubSup>
                <m:sSubSupPr>
                  <m:ctrlPr>
                    <w:rPr>
                      <w:rFonts w:ascii="Cambria Math" w:eastAsia="Times New Roman" w:hAnsi="Cambria Math" w:cs="Times New Roman"/>
                      <w:i/>
                      <w:kern w:val="0"/>
                      <w14:ligatures w14:val="none"/>
                    </w:rPr>
                  </m:ctrlPr>
                </m:sSubSupPr>
                <m:e>
                  <m:r>
                    <w:rPr>
                      <w:rFonts w:ascii="Cambria Math" w:eastAsia="Times New Roman" w:hAnsi="Cambria Math" w:cs="Times New Roman"/>
                      <w:kern w:val="0"/>
                      <w14:ligatures w14:val="none"/>
                    </w:rPr>
                    <m:t>R</m:t>
                  </m:r>
                </m:e>
                <m:sub>
                  <m:r>
                    <w:rPr>
                      <w:rFonts w:ascii="Cambria Math" w:eastAsia="Times New Roman" w:hAnsi="Cambria Math" w:cs="Times New Roman"/>
                      <w:kern w:val="0"/>
                      <w14:ligatures w14:val="none"/>
                    </w:rPr>
                    <m:t>ESS</m:t>
                  </m:r>
                </m:sub>
                <m:sup>
                  <m:r>
                    <w:rPr>
                      <w:rFonts w:ascii="Cambria Math" w:eastAsia="Times New Roman" w:hAnsi="Cambria Math" w:cs="Times New Roman"/>
                      <w:kern w:val="0"/>
                      <w14:ligatures w14:val="none"/>
                    </w:rPr>
                    <m:t>2</m:t>
                  </m:r>
                </m:sup>
              </m:sSubSup>
              <m:r>
                <w:rPr>
                  <w:rFonts w:ascii="Cambria Math" w:eastAsia="Times New Roman" w:hAnsi="Cambria Math" w:cs="Times New Roman"/>
                  <w:kern w:val="0"/>
                  <w14:ligatures w14:val="none"/>
                </w:rPr>
                <m:t>&gt;0</m:t>
              </m:r>
            </m:e>
          </m:d>
          <m:r>
            <w:rPr>
              <w:rFonts w:ascii="Cambria Math" w:eastAsia="Times New Roman" w:hAnsi="Cambria Math" w:cs="Times New Roman"/>
              <w:kern w:val="0"/>
              <w14:ligatures w14:val="none"/>
            </w:rPr>
            <m:t>=</m:t>
          </m:r>
          <m:nary>
            <m:naryPr>
              <m:limLoc m:val="subSup"/>
              <m:ctrlPr>
                <w:rPr>
                  <w:rFonts w:ascii="Cambria Math" w:eastAsia="Times New Roman" w:hAnsi="Cambria Math" w:cs="Times New Roman"/>
                  <w:i/>
                  <w:kern w:val="0"/>
                  <w14:ligatures w14:val="none"/>
                </w:rPr>
              </m:ctrlPr>
            </m:naryPr>
            <m:sub>
              <m:r>
                <m:rPr>
                  <m:sty m:val="p"/>
                </m:rPr>
                <w:rPr>
                  <w:rFonts w:ascii="Cambria Math" w:eastAsia="Times New Roman" w:hAnsi="Cambria Math" w:cs="Times New Roman"/>
                  <w:kern w:val="0"/>
                  <w14:ligatures w14:val="none"/>
                </w:rPr>
                <m:t>Θ</m:t>
              </m:r>
            </m:sub>
            <m:sup/>
            <m:e>
              <m:r>
                <w:rPr>
                  <w:rFonts w:ascii="Cambria Math" w:eastAsia="Times New Roman" w:hAnsi="Cambria Math" w:cs="Times New Roman"/>
                  <w:kern w:val="0"/>
                  <w14:ligatures w14:val="none"/>
                </w:rPr>
                <m:t>ι</m:t>
              </m:r>
            </m:e>
          </m:nary>
          <m:r>
            <w:ins w:id="4" w:author="Clinton Tepper" w:date="2024-04-10T19:50:00Z">
              <w:rPr>
                <w:rFonts w:ascii="Cambria Math" w:eastAsia="Times New Roman" w:hAnsi="Cambria Math" w:cs="Times New Roman"/>
                <w:kern w:val="0"/>
                <w14:ligatures w14:val="none"/>
              </w:rPr>
              <m:t xml:space="preserve"> </m:t>
            </w:ins>
          </m:r>
          <m:d>
            <m:dPr>
              <m:begChr m:val="["/>
              <m:endChr m:val="]"/>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Fβ+r</m:t>
                                  </m:r>
                                </m:e>
                              </m:d>
                            </m:e>
                          </m:d>
                        </m:e>
                        <m:sup>
                          <m:r>
                            <w:rPr>
                              <w:rFonts w:ascii="Cambria Math" w:eastAsia="Times New Roman" w:hAnsi="Cambria Math" w:cs="Times New Roman"/>
                              <w:kern w:val="0"/>
                              <w14:ligatures w14:val="none"/>
                            </w:rPr>
                            <m:t>2</m:t>
                          </m:r>
                        </m:sup>
                      </m:sSup>
                    </m:e>
                  </m:nary>
                </m:num>
                <m:den>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den>
              </m:f>
              <m:r>
                <w:rPr>
                  <w:rFonts w:ascii="Cambria Math" w:eastAsiaTheme="minorEastAsia" w:hAnsi="Cambria Math"/>
                </w:rPr>
                <m:t>&gt;0</m:t>
              </m:r>
            </m:e>
          </m:d>
          <m:r>
            <w:rPr>
              <w:rFonts w:ascii="Cambria Math" w:eastAsia="Times New Roman" w:hAnsi="Cambria Math" w:cs="Times New Roman"/>
              <w:kern w:val="0"/>
              <w14:ligatures w14:val="none"/>
            </w:rPr>
            <m:t>p</m:t>
          </m:r>
          <m:d>
            <m:dPr>
              <m:ctrlPr>
                <w:rPr>
                  <w:rFonts w:ascii="Cambria Math" w:eastAsia="Times New Roman" w:hAnsi="Cambria Math" w:cs="Times New Roman"/>
                  <w:kern w:val="0"/>
                  <w14:ligatures w14:val="none"/>
                </w:rPr>
              </m:ctrlPr>
            </m:dPr>
            <m:e>
              <m:r>
                <m:rPr>
                  <m:sty m:val="p"/>
                </m:rPr>
                <w:rPr>
                  <w:rFonts w:ascii="Cambria Math" w:eastAsia="Times New Roman" w:hAnsi="Cambria Math" w:cs="Times New Roman"/>
                  <w:kern w:val="0"/>
                  <w14:ligatures w14:val="none"/>
                </w:rPr>
                <m:t>Θ</m:t>
              </m:r>
              <m:r>
                <w:rPr>
                  <w:rFonts w:ascii="Cambria Math" w:eastAsia="Times New Roman" w:hAnsi="Cambria Math" w:cs="Times New Roman"/>
                  <w:kern w:val="0"/>
                  <w14:ligatures w14:val="none"/>
                </w:rPr>
                <m:t>|D</m:t>
              </m:r>
            </m:e>
          </m:d>
          <m:r>
            <w:rPr>
              <w:rFonts w:ascii="Cambria Math" w:eastAsia="Times New Roman" w:hAnsi="Cambria Math" w:cs="Times New Roman"/>
              <w:kern w:val="0"/>
              <w14:ligatures w14:val="none"/>
            </w:rPr>
            <m:t>d</m:t>
          </m:r>
          <m:r>
            <m:rPr>
              <m:sty m:val="p"/>
            </m:rPr>
            <w:rPr>
              <w:rFonts w:ascii="Cambria Math" w:eastAsia="Times New Roman" w:hAnsi="Cambria Math" w:cs="Times New Roman"/>
              <w:kern w:val="0"/>
              <w14:ligatures w14:val="none"/>
            </w:rPr>
            <m:t>Θ</m:t>
          </m:r>
        </m:oMath>
      </m:oMathPara>
    </w:p>
    <w:p w14:paraId="4C98626E" w14:textId="77777777" w:rsidR="008B4E04" w:rsidRDefault="008B4E04" w:rsidP="006B3F29"/>
    <w:p w14:paraId="12FE5540" w14:textId="77672F8E" w:rsidR="006B3F29" w:rsidRDefault="008B4E04" w:rsidP="006B3F29">
      <w:pPr>
        <w:rPr>
          <w:rFonts w:eastAsiaTheme="minorEastAsia"/>
        </w:rPr>
      </w:pPr>
      <w:r>
        <w:tab/>
        <w:t xml:space="preserve">where </w:t>
      </w:r>
      <m:oMath>
        <m:r>
          <w:rPr>
            <w:rFonts w:ascii="Cambria Math" w:hAnsi="Cambria Math"/>
          </w:rPr>
          <m:t>ι</m:t>
        </m:r>
      </m:oMath>
      <w:r>
        <w:rPr>
          <w:rFonts w:eastAsiaTheme="minorEastAsia"/>
        </w:rPr>
        <w:t xml:space="preserve"> is an indicator function. </w:t>
      </w:r>
    </w:p>
    <w:p w14:paraId="13420832" w14:textId="77777777" w:rsidR="008B4E04" w:rsidRDefault="008B4E04" w:rsidP="006B3F29">
      <w:pPr>
        <w:rPr>
          <w:rFonts w:eastAsiaTheme="minorEastAsia"/>
        </w:rPr>
      </w:pPr>
    </w:p>
    <w:p w14:paraId="031A28F1" w14:textId="6146AF0E" w:rsidR="008B4E04" w:rsidRDefault="008B4E04" w:rsidP="008B4E04">
      <w:pPr>
        <w:ind w:left="720"/>
        <w:rPr>
          <w:rFonts w:eastAsiaTheme="minorEastAsia"/>
        </w:rPr>
      </w:pPr>
      <w:r w:rsidRPr="008B4E04">
        <w:rPr>
          <w:rFonts w:eastAsiaTheme="minorEastAsia"/>
        </w:rPr>
        <w:t xml:space="preserve">High values indicate that the model is likely to impart useful information over a large portion of the parameter distribution. </w:t>
      </w:r>
      <w:r w:rsidR="00EB18E7">
        <w:rPr>
          <w:rFonts w:eastAsiaTheme="minorEastAsia"/>
        </w:rPr>
        <w:t>We require that</w:t>
      </w:r>
      <w:r w:rsidRPr="008B4E04">
        <w:rPr>
          <w:rFonts w:eastAsiaTheme="minorEastAsia"/>
        </w:rPr>
        <w:t xml:space="preserve"> </w:t>
      </w:r>
      <m:oMath>
        <m:r>
          <w:rPr>
            <w:rFonts w:ascii="Cambria Math" w:eastAsiaTheme="minorEastAsia" w:hAnsi="Cambria Math"/>
          </w:rPr>
          <m:t xml:space="preserve">p(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ESS</m:t>
            </m:r>
          </m:sub>
          <m:sup>
            <m:r>
              <w:rPr>
                <w:rFonts w:ascii="Cambria Math" w:eastAsiaTheme="minorEastAsia" w:hAnsi="Cambria Math"/>
              </w:rPr>
              <m:t>2</m:t>
            </m:r>
          </m:sup>
        </m:sSubSup>
        <m:r>
          <w:rPr>
            <w:rFonts w:ascii="Cambria Math" w:eastAsiaTheme="minorEastAsia" w:hAnsi="Cambria Math"/>
          </w:rPr>
          <m:t>&gt;0 )&gt;</m:t>
        </m:r>
        <m:r>
          <w:ins w:id="5" w:author="Clinton Tepper" w:date="2024-04-10T19:52:00Z">
            <w:rPr>
              <w:rFonts w:ascii="Cambria Math" w:eastAsiaTheme="minorEastAsia" w:hAnsi="Cambria Math"/>
            </w:rPr>
            <m:t>0</m:t>
          </w:ins>
        </m:r>
      </m:oMath>
      <w:r w:rsidRPr="008B4E04">
        <w:rPr>
          <w:rFonts w:eastAsiaTheme="minorEastAsia"/>
        </w:rPr>
        <w:t xml:space="preserve"> </w:t>
      </w:r>
      <w:r w:rsidR="00EB18E7">
        <w:rPr>
          <w:rFonts w:eastAsiaTheme="minorEastAsia"/>
        </w:rPr>
        <w:t>, indicating that the model is more likely than not predictive</w:t>
      </w:r>
      <w:r w:rsidR="00F76FEF">
        <w:rPr>
          <w:rFonts w:eastAsiaTheme="minorEastAsia"/>
        </w:rPr>
        <w:t>, as a necessary but insufficient condition for showing the growth chart.</w:t>
      </w:r>
    </w:p>
    <w:p w14:paraId="2E9E576A" w14:textId="77777777" w:rsidR="00713DB7" w:rsidRDefault="00713DB7" w:rsidP="00713DB7">
      <w:pPr>
        <w:rPr>
          <w:rFonts w:eastAsiaTheme="minorEastAsia"/>
        </w:rPr>
      </w:pPr>
    </w:p>
    <w:p w14:paraId="0E3D451F" w14:textId="67D42709" w:rsidR="008B4E04" w:rsidRPr="004A06BD" w:rsidRDefault="004A06BD" w:rsidP="004A06BD">
      <w:pPr>
        <w:pStyle w:val="ListParagraph"/>
        <w:numPr>
          <w:ilvl w:val="0"/>
          <w:numId w:val="22"/>
        </w:numPr>
        <w:rPr>
          <w:rFonts w:eastAsiaTheme="minorEastAsia"/>
        </w:rPr>
      </w:pPr>
      <w:r w:rsidRPr="004A06BD">
        <w:rPr>
          <w:rFonts w:eastAsiaTheme="minorEastAsia"/>
        </w:rPr>
        <w:t xml:space="preserve">The second part of the test serves as a sanity check for the first. Specifically, </w:t>
      </w:r>
      <w:r>
        <w:rPr>
          <w:rFonts w:eastAsiaTheme="minorEastAsia"/>
        </w:rPr>
        <w:t xml:space="preserve">we confirm that </w:t>
      </w:r>
      <w:r w:rsidRPr="004A06BD">
        <w:rPr>
          <w:rFonts w:eastAsiaTheme="minorEastAsia"/>
        </w:rPr>
        <w:t xml:space="preserve">the actual values used on the platform are additive over the mean model. For all assets for which Architect displays analytics, </w:t>
      </w:r>
      <w:r>
        <w:rPr>
          <w:rFonts w:eastAsiaTheme="minorEastAsia"/>
        </w:rPr>
        <w:t xml:space="preserve">we </w:t>
      </w:r>
      <w:r w:rsidRPr="004A06BD">
        <w:rPr>
          <w:rFonts w:eastAsiaTheme="minorEastAsia"/>
        </w:rPr>
        <w:t>impose the requiremen</w:t>
      </w:r>
      <w:r>
        <w:rPr>
          <w:rFonts w:eastAsiaTheme="minorEastAsia"/>
        </w:rPr>
        <w:t>t:</w:t>
      </w:r>
    </w:p>
    <w:p w14:paraId="4ADFD374" w14:textId="115058B9" w:rsidR="008B4E04" w:rsidRDefault="00000000" w:rsidP="006B3F29">
      <m:oMathPara>
        <m:oMath>
          <m:sSubSup>
            <m:sSubSupPr>
              <m:ctrlPr>
                <w:rPr>
                  <w:rFonts w:ascii="Cambria Math" w:hAnsi="Cambria Math"/>
                  <w:i/>
                </w:rPr>
              </m:ctrlPr>
            </m:sSubSupPr>
            <m:e>
              <m:r>
                <w:rPr>
                  <w:rFonts w:ascii="Cambria Math" w:hAnsi="Cambria Math"/>
                </w:rPr>
                <m:t>R</m:t>
              </m:r>
            </m:e>
            <m:sub>
              <m:r>
                <w:rPr>
                  <w:rFonts w:ascii="Cambria Math" w:hAnsi="Cambria Math"/>
                </w:rPr>
                <m:t>ESS</m:t>
              </m:r>
            </m:sub>
            <m:sup>
              <m:r>
                <w:rPr>
                  <w:rFonts w:ascii="Cambria Math" w:hAnsi="Cambria Math"/>
                </w:rPr>
                <m:t>2</m:t>
              </m:r>
            </m:sup>
          </m:sSubSup>
          <m:r>
            <w:rPr>
              <w:rFonts w:ascii="Cambria Math" w:eastAsiaTheme="minorEastAsia" w:hAnsi="Cambria Math"/>
            </w:rPr>
            <m:t>=1-</m:t>
          </m:r>
          <m:f>
            <m:fPr>
              <m:ctrlPr>
                <w:rPr>
                  <w:rFonts w:ascii="Cambria Math" w:eastAsiaTheme="minorEastAsia" w:hAnsi="Cambria Math"/>
                  <w:i/>
                </w:rPr>
              </m:ctrlPr>
            </m:fPr>
            <m:num>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-E[</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FE[β]+r</m:t>
                              </m:r>
                            </m:e>
                          </m:d>
                        </m:e>
                      </m:d>
                    </m:e>
                    <m:sup>
                      <m:r>
                        <w:rPr>
                          <w:rFonts w:ascii="Cambria Math" w:eastAsia="Times New Roman" w:hAnsi="Cambria Math" w:cs="Times New Roman"/>
                          <w:kern w:val="0"/>
                          <w14:ligatures w14:val="none"/>
                        </w:rPr>
                        <m:t>2</m:t>
                      </m:r>
                    </m:sup>
                  </m:sSup>
                </m:e>
              </m:nary>
            </m:num>
            <m:den>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den>
          </m:f>
        </m:oMath>
      </m:oMathPara>
    </w:p>
    <w:p w14:paraId="2DE67AA8" w14:textId="6C79089B" w:rsidR="006B3F29" w:rsidRDefault="00596757" w:rsidP="006B3F29">
      <w:r>
        <w:tab/>
      </w:r>
    </w:p>
    <w:p w14:paraId="130C44F9" w14:textId="7FD5C1EF" w:rsidR="00596757" w:rsidRDefault="00596757" w:rsidP="00596757">
      <w:pPr>
        <w:rPr>
          <w:rFonts w:eastAsiaTheme="minorEastAsia"/>
        </w:rPr>
      </w:pPr>
      <w:r>
        <w:tab/>
        <w:t xml:space="preserve">The expectations are taken with respect to the posterior distribution, </w:t>
      </w:r>
      <m:oMath>
        <m:r>
          <w:rPr>
            <w:rFonts w:ascii="Cambria Math" w:hAnsi="Cambria Math"/>
          </w:rPr>
          <m:t>p(</m:t>
        </m:r>
        <m:r>
          <m:rPr>
            <m:sty m:val="p"/>
          </m:rPr>
          <w:rPr>
            <w:rFonts w:ascii="Cambria Math" w:hAnsi="Cambria Math"/>
          </w:rPr>
          <m:t>Θ</m:t>
        </m:r>
        <m:r>
          <w:rPr>
            <w:rFonts w:ascii="Cambria Math" w:hAnsi="Cambria Math"/>
          </w:rPr>
          <m:t>|D)</m:t>
        </m:r>
      </m:oMath>
      <w:r>
        <w:rPr>
          <w:rFonts w:eastAsiaTheme="minorEastAsia"/>
        </w:rPr>
        <w:t xml:space="preserve">. </w:t>
      </w:r>
    </w:p>
    <w:p w14:paraId="27979E04" w14:textId="77777777" w:rsidR="00596757" w:rsidRDefault="00596757" w:rsidP="00596757">
      <w:pPr>
        <w:rPr>
          <w:rFonts w:eastAsiaTheme="minorEastAsia"/>
        </w:rPr>
      </w:pPr>
    </w:p>
    <w:p w14:paraId="0C5C1E3F" w14:textId="6FA4C96F" w:rsidR="00596757" w:rsidRPr="00596757" w:rsidRDefault="00596757" w:rsidP="00596757">
      <w:pPr>
        <w:rPr>
          <w:rFonts w:eastAsiaTheme="minorEastAsia"/>
        </w:rPr>
      </w:pPr>
      <w:r>
        <w:rPr>
          <w:rFonts w:eastAsiaTheme="minorEastAsia"/>
        </w:rPr>
        <w:lastRenderedPageBreak/>
        <w:t>A</w:t>
      </w:r>
      <w:r w:rsidRPr="00596757">
        <w:rPr>
          <w:rFonts w:eastAsiaTheme="minorEastAsia"/>
        </w:rPr>
        <w:t xml:space="preserve">ny asset for which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ESS</m:t>
            </m:r>
          </m:sub>
          <m:sup>
            <m:r>
              <w:rPr>
                <w:rFonts w:ascii="Cambria Math" w:eastAsiaTheme="minorEastAsia" w:hAnsi="Cambria Math"/>
              </w:rPr>
              <m:t>2</m:t>
            </m:r>
          </m:sup>
        </m:sSubSup>
        <m:r>
          <w:rPr>
            <w:rFonts w:ascii="Cambria Math" w:eastAsiaTheme="minorEastAsia" w:hAnsi="Cambria Math"/>
          </w:rPr>
          <m:t>&lt;0</m:t>
        </m:r>
      </m:oMath>
      <w:r>
        <w:rPr>
          <w:rFonts w:eastAsiaTheme="minorEastAsia"/>
        </w:rPr>
        <w:t xml:space="preserve"> </w:t>
      </w:r>
      <w:r w:rsidRPr="00596757">
        <w:rPr>
          <w:rFonts w:eastAsiaTheme="minorEastAsia"/>
        </w:rPr>
        <w:t>automatically fails the goodness of fit test</w:t>
      </w:r>
      <w:r>
        <w:rPr>
          <w:rStyle w:val="FootnoteReference"/>
          <w:rFonts w:eastAsiaTheme="minorEastAsia"/>
        </w:rPr>
        <w:footnoteReference w:id="13"/>
      </w:r>
      <w:r w:rsidRPr="00596757">
        <w:rPr>
          <w:rFonts w:eastAsiaTheme="minorEastAsia"/>
        </w:rPr>
        <w:t>.</w:t>
      </w:r>
      <w:r>
        <w:rPr>
          <w:rFonts w:eastAsiaTheme="minorEastAsia"/>
        </w:rPr>
        <w:t xml:space="preserve"> </w:t>
      </w:r>
    </w:p>
    <w:p w14:paraId="51C43C27" w14:textId="4500FB60" w:rsidR="00596757" w:rsidRPr="006B3F29" w:rsidRDefault="00596757" w:rsidP="006B3F29"/>
    <w:p w14:paraId="470899CC" w14:textId="1D11BCE5" w:rsidR="006B3F29" w:rsidRDefault="00596757" w:rsidP="00596757">
      <w:pPr>
        <w:pStyle w:val="Heading3"/>
      </w:pPr>
      <w:r>
        <w:t>Limitations</w:t>
      </w:r>
    </w:p>
    <w:p w14:paraId="32B0E179" w14:textId="77777777" w:rsidR="00596757" w:rsidRDefault="00596757" w:rsidP="00596757">
      <w:r w:rsidRPr="00596757">
        <w:t xml:space="preserve">This test verifies that the model is capturing the important features of the data better than a much simpler and more parsimonious model. However, this is different than testing the model’s accuracy with respect to modeling the true data generating process. </w:t>
      </w:r>
    </w:p>
    <w:p w14:paraId="7706961E" w14:textId="77777777" w:rsidR="00596757" w:rsidRPr="00596757" w:rsidRDefault="00596757" w:rsidP="00596757"/>
    <w:p w14:paraId="2B9A6A98" w14:textId="6B3C166D" w:rsidR="00C26F70" w:rsidRDefault="00596757" w:rsidP="00596757">
      <w:r w:rsidRPr="00596757">
        <w:t xml:space="preserve">A model that does not fit the data well relative to a mean model is unlikely to </w:t>
      </w:r>
      <w:r w:rsidR="00F451D7">
        <w:t>perform well in predicting returns conditional on factor exposures</w:t>
      </w:r>
      <w:r w:rsidR="00F01BD9">
        <w:t xml:space="preserve">. </w:t>
      </w:r>
      <w:r w:rsidRPr="00596757">
        <w:t xml:space="preserve">However, a model which fits the data well may simply fit due to the additional degrees of freedom contained within the model. </w:t>
      </w:r>
    </w:p>
    <w:p w14:paraId="12AAF088" w14:textId="77777777" w:rsidR="00C26F70" w:rsidRDefault="00C26F70" w:rsidP="00596757"/>
    <w:p w14:paraId="0DD37E78" w14:textId="6EB49B63" w:rsidR="00011BD3" w:rsidRDefault="00596757" w:rsidP="00596757">
      <w:r w:rsidRPr="00596757">
        <w:t xml:space="preserve">In </w:t>
      </w:r>
      <w:r w:rsidR="00E40C28">
        <w:t>ordinary least squares</w:t>
      </w:r>
      <w:r w:rsidRPr="00596757">
        <w:t>, adding parameters always improves the fit, even if the additional relationships are spurious. In G</w:t>
      </w:r>
      <w:r w:rsidR="00F866F4">
        <w:t xml:space="preserve">MAM </w:t>
      </w:r>
      <w:r w:rsidRPr="00596757">
        <w:t>3, the effect depends on the priors. Stronger priors imply more regularization and less of a tendency to fit to spurious signals, at the cost of biasing the results towards the prior. G</w:t>
      </w:r>
      <w:r w:rsidR="00F866F4">
        <w:t xml:space="preserve">MAM </w:t>
      </w:r>
      <w:r w:rsidRPr="00596757">
        <w:t xml:space="preserve">3 </w:t>
      </w:r>
      <w:r w:rsidR="00FB2BA0">
        <w:t xml:space="preserve">mixes the evidence </w:t>
      </w:r>
      <w:r w:rsidR="000A736E">
        <w:t>for exposures in the</w:t>
      </w:r>
      <w:r w:rsidR="00FB2BA0">
        <w:t xml:space="preserve"> </w:t>
      </w:r>
      <w:r w:rsidRPr="00596757">
        <w:t>data</w:t>
      </w:r>
      <w:r w:rsidR="000A736E">
        <w:t xml:space="preserve"> with information present in the priors</w:t>
      </w:r>
      <w:r w:rsidRPr="00596757">
        <w:t xml:space="preserve">, mitigating but not </w:t>
      </w:r>
      <w:r w:rsidR="00C26F70" w:rsidRPr="00596757">
        <w:t>eliminating</w:t>
      </w:r>
      <w:r w:rsidRPr="00596757">
        <w:t xml:space="preserve"> the tendency of regressions to fit towards spurious signals. </w:t>
      </w:r>
    </w:p>
    <w:p w14:paraId="0614B044" w14:textId="77777777" w:rsidR="00011BD3" w:rsidRDefault="00011BD3" w:rsidP="00596757"/>
    <w:p w14:paraId="5CDEDE20" w14:textId="532725C8" w:rsidR="00596757" w:rsidRDefault="00B311C0" w:rsidP="00802C0A">
      <w:r>
        <w:t>The possibility of a spurious fit motivates inspection of the credibility of exposures themselves</w:t>
      </w:r>
      <w:r w:rsidR="00802C0A">
        <w:t xml:space="preserve">, and </w:t>
      </w:r>
      <w:r w:rsidR="00D85F3A">
        <w:t>forms the basis of the</w:t>
      </w:r>
      <w:r w:rsidR="00C26F70">
        <w:t xml:space="preserve"> Exposure Significance Test.</w:t>
      </w:r>
    </w:p>
    <w:p w14:paraId="652A877D" w14:textId="77777777" w:rsidR="00C26F70" w:rsidRDefault="00C26F70" w:rsidP="00596757"/>
    <w:p w14:paraId="37685320" w14:textId="3EBA4039" w:rsidR="00C26F70" w:rsidRDefault="00C26F70" w:rsidP="00C26F70">
      <w:pPr>
        <w:pStyle w:val="Heading2"/>
      </w:pPr>
      <w:r>
        <w:t>Exposures Significance Test</w:t>
      </w:r>
    </w:p>
    <w:p w14:paraId="4E95A6D9" w14:textId="6690C05E" w:rsidR="00C26F70" w:rsidRDefault="00E50CE6" w:rsidP="00C26F70">
      <w:r>
        <w:t>As expos</w:t>
      </w:r>
      <w:r w:rsidR="007C15E0">
        <w:t xml:space="preserve">ures to factors drive </w:t>
      </w:r>
      <w:r w:rsidR="00244E81">
        <w:t xml:space="preserve">much of </w:t>
      </w:r>
      <w:r w:rsidR="007C15E0">
        <w:t>the identification of other model parameters,</w:t>
      </w:r>
      <w:r w:rsidR="00244E81">
        <w:t xml:space="preserve"> </w:t>
      </w:r>
      <w:r w:rsidR="00E96144">
        <w:t xml:space="preserve">highly credible exposures </w:t>
      </w:r>
      <w:r w:rsidR="00191708">
        <w:t>generally coincide with model efficacy</w:t>
      </w:r>
      <w:r w:rsidR="00FD6BEE">
        <w:t>.</w:t>
      </w:r>
      <w:r w:rsidR="007C15E0">
        <w:t xml:space="preserve"> </w:t>
      </w:r>
      <w:r w:rsidR="00CF7D5A">
        <w:t xml:space="preserve">Specifically, </w:t>
      </w:r>
      <w:r w:rsidR="00CD50E7">
        <w:t>Architect tests if</w:t>
      </w:r>
      <w:r w:rsidR="00C26F70" w:rsidRPr="00C26F70">
        <w:t xml:space="preserve"> the </w:t>
      </w:r>
      <w:r w:rsidR="00CD50E7">
        <w:t>data</w:t>
      </w:r>
      <w:r w:rsidR="00F14CAA">
        <w:t xml:space="preserve"> and </w:t>
      </w:r>
      <w:proofErr w:type="spellStart"/>
      <w:r w:rsidR="00F14CAA">
        <w:t>priros</w:t>
      </w:r>
      <w:proofErr w:type="spellEnd"/>
      <w:r w:rsidR="00F14CAA">
        <w:t xml:space="preserve"> </w:t>
      </w:r>
      <w:r w:rsidR="00CD50E7" w:rsidRPr="00C26F70">
        <w:t>impl</w:t>
      </w:r>
      <w:r w:rsidR="00CD50E7">
        <w:t>y</w:t>
      </w:r>
      <w:r w:rsidR="00CD50E7" w:rsidRPr="00C26F70">
        <w:t xml:space="preserve"> </w:t>
      </w:r>
      <w:r w:rsidR="00C26F70" w:rsidRPr="00C26F70">
        <w:t>a high probability that the exposure is greater (less than) zero. The test statistic for each coefficient is given by:</w:t>
      </w:r>
    </w:p>
    <w:p w14:paraId="580957FE" w14:textId="56EA390E" w:rsidR="00C26F70" w:rsidRPr="00C26F70" w:rsidRDefault="00000000" w:rsidP="00C26F70">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exp</m:t>
              </m:r>
            </m:sub>
          </m:sSub>
          <m:r>
            <w:rPr>
              <w:rFonts w:ascii="Cambria Math" w:hAnsi="Cambria Math"/>
            </w:rPr>
            <m:t>&lt;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β</m:t>
                  </m:r>
                </m:e>
                <m:sub>
                  <m:r>
                    <w:rPr>
                      <w:rFonts w:ascii="Cambria Math" w:hAnsi="Cambria Math"/>
                    </w:rPr>
                    <m:t>k</m:t>
                  </m:r>
                </m:sub>
              </m:sSub>
            </m:sub>
          </m:sSub>
        </m:oMath>
      </m:oMathPara>
    </w:p>
    <w:p w14:paraId="29292A5C" w14:textId="57537D62" w:rsidR="00C26F70" w:rsidRPr="00C26F70" w:rsidRDefault="00C26F70" w:rsidP="00C26F70">
      <w:pPr>
        <w:rPr>
          <w:rFonts w:eastAsiaTheme="minorEastAsia"/>
        </w:rPr>
      </w:pPr>
      <m:oMathPara>
        <m:oMath>
          <m:r>
            <w:rPr>
              <w:rFonts w:ascii="Cambria Math" w:hAnsi="Cambria Math"/>
            </w:rPr>
            <m:t>s.t.</m:t>
          </m:r>
        </m:oMath>
      </m:oMathPara>
    </w:p>
    <w:p w14:paraId="7C782146" w14:textId="315E3417" w:rsidR="00C26F70" w:rsidRPr="00C26F70" w:rsidRDefault="00000000" w:rsidP="00C26F70">
      <w:pPr>
        <w:rPr>
          <w:rFonts w:eastAsiaTheme="minorEastAsia"/>
        </w:rPr>
      </w:pPr>
      <m:oMathPara>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β</m:t>
                  </m:r>
                </m:e>
                <m:sub>
                  <m:r>
                    <w:rPr>
                      <w:rFonts w:ascii="Cambria Math" w:hAnsi="Cambria Math"/>
                    </w:rPr>
                    <m:t>k</m:t>
                  </m:r>
                </m:sub>
              </m:sSub>
            </m:sub>
          </m:sSub>
          <m:r>
            <w:rPr>
              <w:rFonts w:ascii="Cambria Math" w:hAnsi="Cambria Math"/>
            </w:rPr>
            <m:t>≡max</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&gt;0</m:t>
                  </m:r>
                </m:e>
              </m:d>
              <m:r>
                <w:rPr>
                  <w:rFonts w:ascii="Cambria Math" w:hAnsi="Cambria Math"/>
                </w:rPr>
                <m:t>, 1-p</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&gt;0</m:t>
                  </m:r>
                </m:e>
              </m:d>
            </m:e>
          </m:d>
        </m:oMath>
      </m:oMathPara>
    </w:p>
    <w:p w14:paraId="1E442951" w14:textId="7F946D97" w:rsidR="00C26F70" w:rsidRPr="00C26F70" w:rsidRDefault="00C26F70" w:rsidP="00C26F70">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&gt;0</m:t>
              </m:r>
            </m:e>
          </m:d>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ι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&gt;0</m:t>
                  </m:r>
                </m:e>
              </m:d>
              <m:r>
                <w:rPr>
                  <w:rFonts w:ascii="Cambria Math" w:eastAsiaTheme="minorEastAsia" w:hAnsi="Cambria Math"/>
                </w:rPr>
                <m:t xml:space="preserve"> p</m:t>
              </m:r>
              <m:d>
                <m:dPr>
                  <m:ctrlPr>
                    <w:rPr>
                      <w:rFonts w:ascii="Cambria Math" w:eastAsiaTheme="minorEastAsia" w:hAnsi="Cambria Math"/>
                      <w:i/>
                    </w:rPr>
                  </m:ctrlPr>
                </m:dPr>
                <m:e>
                  <m:r>
                    <m:rPr>
                      <m:sty m:val="p"/>
                    </m:rPr>
                    <w:rPr>
                      <w:rFonts w:ascii="Cambria Math" w:eastAsiaTheme="minorEastAsia" w:hAnsi="Cambria Math"/>
                    </w:rPr>
                    <m:t>Θ</m:t>
                  </m:r>
                </m:e>
                <m:e>
                  <m:r>
                    <w:rPr>
                      <w:rFonts w:ascii="Cambria Math" w:eastAsiaTheme="minorEastAsia" w:hAnsi="Cambria Math"/>
                    </w:rPr>
                    <m:t>D</m:t>
                  </m:r>
                </m:e>
              </m:d>
              <m:r>
                <w:rPr>
                  <w:rFonts w:ascii="Cambria Math" w:eastAsiaTheme="minorEastAsia" w:hAnsi="Cambria Math"/>
                </w:rPr>
                <m:t xml:space="preserve"> d</m:t>
              </m:r>
              <m:r>
                <m:rPr>
                  <m:sty m:val="p"/>
                </m:rPr>
                <w:rPr>
                  <w:rFonts w:ascii="Cambria Math" w:eastAsiaTheme="minorEastAsia" w:hAnsi="Cambria Math"/>
                </w:rPr>
                <m:t>Θ</m:t>
              </m:r>
            </m:e>
          </m:nary>
        </m:oMath>
      </m:oMathPara>
    </w:p>
    <w:p w14:paraId="6FC7ECE4" w14:textId="77777777" w:rsidR="00C26F70" w:rsidRPr="00C26F70" w:rsidRDefault="00C26F70" w:rsidP="00972F15">
      <w:pPr>
        <w:rPr>
          <w:rFonts w:eastAsiaTheme="minorEastAsia"/>
        </w:rPr>
      </w:pPr>
    </w:p>
    <w:p w14:paraId="512BEC36" w14:textId="6E903C7C" w:rsidR="00596757" w:rsidRDefault="00000000" w:rsidP="00972F15">
      <w:p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 xml:space="preserve">exp </m:t>
            </m:r>
          </m:sub>
        </m:sSub>
      </m:oMath>
      <w:r w:rsidR="00C26F70">
        <w:rPr>
          <w:rFonts w:eastAsiaTheme="minorEastAsia"/>
        </w:rPr>
        <w:t xml:space="preserve">is a cutoff value (currently 90%). The test can be easily calculated from the posterior distribution for all coefficients and the intercept. </w:t>
      </w:r>
    </w:p>
    <w:p w14:paraId="1E47FCC0" w14:textId="77777777" w:rsidR="001A7BB9" w:rsidRDefault="001A7BB9" w:rsidP="00972F15">
      <w:pPr>
        <w:rPr>
          <w:rFonts w:eastAsiaTheme="minorEastAsia"/>
        </w:rPr>
      </w:pPr>
    </w:p>
    <w:p w14:paraId="28F0BDBE" w14:textId="3BF0D324" w:rsidR="001A7BB9" w:rsidRDefault="001A7BB9" w:rsidP="001A7BB9">
      <w:r w:rsidRPr="001A7BB9">
        <w:t xml:space="preserve">For the purposes of the growth chart, funds must pass the previously described goodness of fit test AND pass the exposure test for at least one coefficient or the intercept. </w:t>
      </w:r>
      <w:r w:rsidR="00A26EAF">
        <w:t xml:space="preserve">Inclusion of the intercept provides a path for funds with highly hedged exposures to </w:t>
      </w:r>
      <w:r w:rsidR="00786E09">
        <w:t xml:space="preserve">credible </w:t>
      </w:r>
      <w:r w:rsidR="006A5BB4">
        <w:t>excess returns and appear in the growth chart.</w:t>
      </w:r>
      <w:r w:rsidR="00A26EAF">
        <w:t xml:space="preserve"> </w:t>
      </w:r>
    </w:p>
    <w:p w14:paraId="71D245B3" w14:textId="77777777" w:rsidR="001A7BB9" w:rsidRPr="001A7BB9" w:rsidRDefault="001A7BB9" w:rsidP="001A7BB9"/>
    <w:p w14:paraId="36ABF44C" w14:textId="77777777" w:rsidR="001A7BB9" w:rsidRPr="001A7BB9" w:rsidRDefault="001A7BB9" w:rsidP="001A7BB9">
      <w:r w:rsidRPr="001A7BB9">
        <w:t xml:space="preserve">For the purposes of the factor radar, funds must either meet the criteria for the growth chart OR pass the exposure test for at least one coefficient excluding the intercept. </w:t>
      </w:r>
    </w:p>
    <w:p w14:paraId="766447F5" w14:textId="77777777" w:rsidR="001A7BB9" w:rsidRDefault="001A7BB9" w:rsidP="001A7BB9"/>
    <w:p w14:paraId="42305684" w14:textId="3E5EBA2D" w:rsidR="00C26F70" w:rsidRDefault="001A7BB9">
      <w:r w:rsidRPr="001A7BB9">
        <w:t>A model that fails goodness of fit tests may still provide useful information on exposures. For instance, the model might fail to capture the moving average components, or certain parameters may have very high plausible ranges given the data.</w:t>
      </w:r>
      <w:r>
        <w:t xml:space="preserve"> </w:t>
      </w:r>
      <w:r w:rsidRPr="001A7BB9">
        <w:t>This motivates showing the factor radar</w:t>
      </w:r>
      <w:r w:rsidR="00BE6BD3">
        <w:t xml:space="preserve"> for certain funds where predictive test </w:t>
      </w:r>
      <w:proofErr w:type="gramStart"/>
      <w:r w:rsidR="00BE6BD3">
        <w:t>fails</w:t>
      </w:r>
      <w:proofErr w:type="gramEnd"/>
      <w:r w:rsidR="00BE6BD3">
        <w:t xml:space="preserve"> and display of the growth chart is not appropriate</w:t>
      </w:r>
      <w:r w:rsidRPr="001A7BB9">
        <w:t xml:space="preserve">. </w:t>
      </w:r>
    </w:p>
    <w:p w14:paraId="0168392A" w14:textId="77777777" w:rsidR="001A7BB9" w:rsidRDefault="001A7BB9"/>
    <w:p w14:paraId="0EC0BE9D" w14:textId="518339DB" w:rsidR="000971A4" w:rsidRPr="00551EDE" w:rsidRDefault="000971A4" w:rsidP="000971A4">
      <w:pPr>
        <w:pStyle w:val="Heading1"/>
        <w:jc w:val="both"/>
      </w:pPr>
      <w:r>
        <w:t>Conclusion</w:t>
      </w:r>
    </w:p>
    <w:p w14:paraId="1AFEC835" w14:textId="77777777" w:rsidR="00670982" w:rsidRPr="00670982" w:rsidRDefault="00670982" w:rsidP="00670982">
      <w:pPr>
        <w:jc w:val="both"/>
        <w:rPr>
          <w:rFonts w:eastAsiaTheme="minorEastAsia"/>
        </w:rPr>
      </w:pPr>
    </w:p>
    <w:p w14:paraId="1062324A" w14:textId="0D4E5582" w:rsidR="00F866F4" w:rsidRPr="00F866F4" w:rsidRDefault="00F866F4" w:rsidP="00F866F4">
      <w:pPr>
        <w:jc w:val="both"/>
        <w:rPr>
          <w:rFonts w:eastAsiaTheme="minorEastAsia"/>
        </w:rPr>
      </w:pPr>
      <w:r w:rsidRPr="00F866F4">
        <w:rPr>
          <w:rFonts w:eastAsiaTheme="minorEastAsia"/>
        </w:rPr>
        <w:t>The Generalized Multi-Asset Model v3.0 (G</w:t>
      </w:r>
      <w:r>
        <w:rPr>
          <w:rFonts w:eastAsiaTheme="minorEastAsia"/>
        </w:rPr>
        <w:t>MAM 3</w:t>
      </w:r>
      <w:r w:rsidRPr="00F866F4">
        <w:rPr>
          <w:rFonts w:eastAsiaTheme="minorEastAsia"/>
        </w:rPr>
        <w:t>) represents a significant advancement in the quantitative analysis of alternative investments, such as private equity and hedge funds. By employing hierarchical Bayesian modeling techniques, G</w:t>
      </w:r>
      <w:r>
        <w:rPr>
          <w:rFonts w:eastAsiaTheme="minorEastAsia"/>
        </w:rPr>
        <w:t>3</w:t>
      </w:r>
      <w:r w:rsidRPr="00F866F4">
        <w:rPr>
          <w:rFonts w:eastAsiaTheme="minorEastAsia"/>
        </w:rPr>
        <w:t xml:space="preserve"> effectively addresses the challenges posed by limited and noisy data, illiquidity, and the need for regular updates as new information becomes available.</w:t>
      </w:r>
    </w:p>
    <w:p w14:paraId="223005BF" w14:textId="77777777" w:rsidR="00F866F4" w:rsidRPr="00F866F4" w:rsidRDefault="00F866F4" w:rsidP="00F866F4">
      <w:pPr>
        <w:jc w:val="both"/>
        <w:rPr>
          <w:rFonts w:eastAsiaTheme="minorEastAsia"/>
        </w:rPr>
      </w:pPr>
    </w:p>
    <w:p w14:paraId="27592C98" w14:textId="77777777" w:rsidR="00F866F4" w:rsidRPr="00F866F4" w:rsidRDefault="00F866F4" w:rsidP="00F866F4">
      <w:pPr>
        <w:jc w:val="both"/>
        <w:rPr>
          <w:rFonts w:eastAsiaTheme="minorEastAsia"/>
        </w:rPr>
      </w:pPr>
      <w:r w:rsidRPr="00F866F4">
        <w:rPr>
          <w:rFonts w:eastAsiaTheme="minorEastAsia"/>
        </w:rPr>
        <w:t>The model's ability to estimate unobservable true economic returns and re-smooth them to mimic reported returns provides investors with valuable insights into fund performance, enabling more informed decision-making. The use of time-weighted returns and the incorporation of stochastic search variable selection (SSVS) further enhance the model's robustness and adaptability to various market conditions and investment scenarios.</w:t>
      </w:r>
    </w:p>
    <w:p w14:paraId="231087E5" w14:textId="77777777" w:rsidR="00F866F4" w:rsidRPr="00F866F4" w:rsidRDefault="00F866F4" w:rsidP="00F866F4">
      <w:pPr>
        <w:jc w:val="both"/>
        <w:rPr>
          <w:rFonts w:eastAsiaTheme="minorEastAsia"/>
        </w:rPr>
      </w:pPr>
    </w:p>
    <w:p w14:paraId="4C3A0EA8" w14:textId="4764338D" w:rsidR="00F866F4" w:rsidRPr="00F866F4" w:rsidRDefault="00F866F4" w:rsidP="00F866F4">
      <w:pPr>
        <w:jc w:val="both"/>
        <w:rPr>
          <w:rFonts w:eastAsiaTheme="minorEastAsia"/>
        </w:rPr>
      </w:pPr>
      <w:r w:rsidRPr="00F866F4">
        <w:rPr>
          <w:rFonts w:eastAsiaTheme="minorEastAsia"/>
        </w:rPr>
        <w:t>G</w:t>
      </w:r>
      <w:r>
        <w:rPr>
          <w:rFonts w:eastAsiaTheme="minorEastAsia"/>
        </w:rPr>
        <w:t xml:space="preserve">MAM </w:t>
      </w:r>
      <w:r w:rsidRPr="00F866F4">
        <w:rPr>
          <w:rFonts w:eastAsiaTheme="minorEastAsia"/>
        </w:rPr>
        <w:t>3's rigorous model efficacy tests, including explanatory power tests and significance tests for factor exposures, ensure that the model's outputs are reliable and actionable. The detailed mathematical formulas and econometric techniques documented in this manual demonstrate the model's scientific foundation and promote transparency.</w:t>
      </w:r>
    </w:p>
    <w:p w14:paraId="6A511689" w14:textId="77777777" w:rsidR="00F866F4" w:rsidRPr="00F866F4" w:rsidRDefault="00F866F4" w:rsidP="00F866F4">
      <w:pPr>
        <w:jc w:val="both"/>
        <w:rPr>
          <w:rFonts w:eastAsiaTheme="minorEastAsia"/>
        </w:rPr>
      </w:pPr>
    </w:p>
    <w:p w14:paraId="43DA83A6" w14:textId="3FC22EDF" w:rsidR="00F866F4" w:rsidRPr="00F866F4" w:rsidRDefault="00F866F4" w:rsidP="00F866F4">
      <w:pPr>
        <w:jc w:val="both"/>
        <w:rPr>
          <w:rFonts w:eastAsiaTheme="minorEastAsia"/>
        </w:rPr>
      </w:pPr>
      <w:r w:rsidRPr="00F866F4">
        <w:rPr>
          <w:rFonts w:eastAsiaTheme="minorEastAsia"/>
        </w:rPr>
        <w:t>As alternative investments continue to gain prominence in the portfolios of institutional and individual investors, the need for sophisticated quantitative tools like G</w:t>
      </w:r>
      <w:r>
        <w:rPr>
          <w:rFonts w:eastAsiaTheme="minorEastAsia"/>
        </w:rPr>
        <w:t xml:space="preserve">MAM </w:t>
      </w:r>
      <w:r w:rsidRPr="00F866F4">
        <w:rPr>
          <w:rFonts w:eastAsiaTheme="minorEastAsia"/>
        </w:rPr>
        <w:t>3 will only grow. By providing a systematic and data-driven approach to evaluating alternative investment funds, G</w:t>
      </w:r>
      <w:r>
        <w:rPr>
          <w:rFonts w:eastAsiaTheme="minorEastAsia"/>
        </w:rPr>
        <w:t xml:space="preserve">MAM </w:t>
      </w:r>
      <w:r w:rsidRPr="00F866F4">
        <w:rPr>
          <w:rFonts w:eastAsiaTheme="minorEastAsia"/>
        </w:rPr>
        <w:t>3 contributes to the democratization of these asset classes and supports the ongoing expansion and liquidity of the alternative investment market.</w:t>
      </w:r>
    </w:p>
    <w:p w14:paraId="30F95724" w14:textId="77777777" w:rsidR="00F866F4" w:rsidRPr="00F866F4" w:rsidRDefault="00F866F4" w:rsidP="00F866F4">
      <w:pPr>
        <w:jc w:val="both"/>
        <w:rPr>
          <w:rFonts w:eastAsiaTheme="minorEastAsia"/>
        </w:rPr>
      </w:pPr>
    </w:p>
    <w:p w14:paraId="4C645B12" w14:textId="0037A409" w:rsidR="000B09BE" w:rsidRDefault="00F866F4" w:rsidP="00F866F4">
      <w:pPr>
        <w:jc w:val="both"/>
        <w:rPr>
          <w:rFonts w:eastAsiaTheme="minorEastAsia"/>
        </w:rPr>
      </w:pPr>
      <w:r w:rsidRPr="00F866F4">
        <w:rPr>
          <w:rFonts w:eastAsiaTheme="minorEastAsia"/>
        </w:rPr>
        <w:t>In conclusion, G</w:t>
      </w:r>
      <w:r>
        <w:rPr>
          <w:rFonts w:eastAsiaTheme="minorEastAsia"/>
        </w:rPr>
        <w:t xml:space="preserve">MAM </w:t>
      </w:r>
      <w:r w:rsidRPr="00F866F4">
        <w:rPr>
          <w:rFonts w:eastAsiaTheme="minorEastAsia"/>
        </w:rPr>
        <w:t>3 represents a powerful tool for investors, fund managers, and researchers seeking to navigate the complexities of alternative investments. As the model continues to evolve and incorporate new data and insights, it has the potential to become an industry standard, driving innovation and growth in the alternative investment space.</w:t>
      </w:r>
    </w:p>
    <w:p w14:paraId="27C96AC7" w14:textId="77777777" w:rsidR="00670982" w:rsidRPr="00737675" w:rsidRDefault="00670982" w:rsidP="00670982">
      <w:pPr>
        <w:jc w:val="both"/>
        <w:rPr>
          <w:rFonts w:eastAsiaTheme="minorEastAsia"/>
        </w:rPr>
      </w:pPr>
    </w:p>
    <w:p w14:paraId="0E73F76D" w14:textId="77777777" w:rsidR="002429DA" w:rsidRDefault="002429DA" w:rsidP="00573F14">
      <w:pPr>
        <w:jc w:val="both"/>
      </w:pPr>
    </w:p>
    <w:p w14:paraId="1A747A33" w14:textId="0A2DFB71" w:rsidR="00670982" w:rsidRDefault="00670982">
      <w:r>
        <w:br w:type="page"/>
      </w:r>
    </w:p>
    <w:p w14:paraId="0F0C88B8" w14:textId="70B974E7" w:rsidR="00670982" w:rsidRDefault="00670982" w:rsidP="00670982">
      <w:pPr>
        <w:pStyle w:val="Heading1"/>
        <w:numPr>
          <w:ilvl w:val="0"/>
          <w:numId w:val="0"/>
        </w:numPr>
        <w:ind w:left="432" w:hanging="432"/>
        <w:rPr>
          <w:rFonts w:eastAsiaTheme="minorEastAsia"/>
        </w:rPr>
      </w:pPr>
      <w:r>
        <w:rPr>
          <w:rFonts w:eastAsiaTheme="minorEastAsia"/>
        </w:rPr>
        <w:lastRenderedPageBreak/>
        <w:t>References</w:t>
      </w:r>
    </w:p>
    <w:p w14:paraId="7559E469" w14:textId="77777777" w:rsidR="002228CA" w:rsidRPr="002228CA" w:rsidRDefault="002228CA" w:rsidP="002228CA"/>
    <w:p w14:paraId="7BF7E519" w14:textId="7050A304" w:rsidR="00670982" w:rsidRDefault="00670982" w:rsidP="00670982">
      <w:pPr>
        <w:pStyle w:val="ListParagraph"/>
        <w:numPr>
          <w:ilvl w:val="0"/>
          <w:numId w:val="19"/>
        </w:numPr>
      </w:pPr>
      <w:r>
        <w:t>David Geltner. Estimating market values from appraised values without assuming an efficient market. The Journal of Real Estate Research, 8(3):324–345, 1993.</w:t>
      </w:r>
    </w:p>
    <w:p w14:paraId="701CEE7C" w14:textId="4176D6AC" w:rsidR="00670982" w:rsidRDefault="00670982" w:rsidP="00670982">
      <w:pPr>
        <w:pStyle w:val="ListParagraph"/>
        <w:numPr>
          <w:ilvl w:val="0"/>
          <w:numId w:val="19"/>
        </w:numPr>
      </w:pPr>
      <w:r>
        <w:t xml:space="preserve">Edward I. George and Robert E. McCulloch. Variable selection via </w:t>
      </w:r>
      <w:proofErr w:type="spellStart"/>
      <w:r>
        <w:t>gibbs</w:t>
      </w:r>
      <w:proofErr w:type="spellEnd"/>
      <w:r>
        <w:t xml:space="preserve"> sampling. Journal of the American Statistical Association, 88(423):881–889, 1993.</w:t>
      </w:r>
    </w:p>
    <w:p w14:paraId="20F5F55F" w14:textId="3CD5AE69" w:rsidR="00670982" w:rsidRDefault="00670982" w:rsidP="00670982">
      <w:pPr>
        <w:pStyle w:val="ListParagraph"/>
        <w:numPr>
          <w:ilvl w:val="0"/>
          <w:numId w:val="19"/>
        </w:numPr>
      </w:pPr>
      <w:r>
        <w:t xml:space="preserve">Mila </w:t>
      </w:r>
      <w:proofErr w:type="spellStart"/>
      <w:r>
        <w:t>Getmansky</w:t>
      </w:r>
      <w:proofErr w:type="spellEnd"/>
      <w:r>
        <w:t>, Andrew W. Lo, and Igor Makarov. An econometric model of serial correlation and illiquidity in hedge fund returns. Journal of Financial Economics, 74(3):529–609, 2004.</w:t>
      </w:r>
    </w:p>
    <w:p w14:paraId="16D30DC3" w14:textId="7DDC1F13" w:rsidR="00670982" w:rsidRDefault="00670982" w:rsidP="00670982">
      <w:pPr>
        <w:pStyle w:val="ListParagraph"/>
        <w:numPr>
          <w:ilvl w:val="0"/>
          <w:numId w:val="19"/>
        </w:numPr>
      </w:pPr>
      <w:r>
        <w:t xml:space="preserve">Hemant Ishwaran and J. Sunil Rao. Spike and slab variable selection: frequentist and </w:t>
      </w:r>
      <w:proofErr w:type="spellStart"/>
      <w:r>
        <w:t>bayesian</w:t>
      </w:r>
      <w:proofErr w:type="spellEnd"/>
      <w:r>
        <w:t xml:space="preserve"> strategies. The Annals of Statistics, 33(2):730–733, 2005.</w:t>
      </w:r>
    </w:p>
    <w:p w14:paraId="39C3B9EC" w14:textId="7BEDB37D" w:rsidR="00670982" w:rsidRDefault="00670982" w:rsidP="00670982">
      <w:pPr>
        <w:pStyle w:val="ListParagraph"/>
        <w:numPr>
          <w:ilvl w:val="0"/>
          <w:numId w:val="19"/>
        </w:numPr>
      </w:pPr>
      <w:r>
        <w:t xml:space="preserve">Steven N Kaplan and Antoinette </w:t>
      </w:r>
      <w:proofErr w:type="spellStart"/>
      <w:r>
        <w:t>Schoar</w:t>
      </w:r>
      <w:proofErr w:type="spellEnd"/>
      <w:r>
        <w:t>. Private equity performance: Returns, persistence, and capital flows. The Journal of Finance, 60(4):1791–1823, 2005.</w:t>
      </w:r>
    </w:p>
    <w:p w14:paraId="24C06289" w14:textId="43DFAABE" w:rsidR="00670982" w:rsidRDefault="00670982" w:rsidP="00670982">
      <w:pPr>
        <w:pStyle w:val="ListParagraph"/>
        <w:numPr>
          <w:ilvl w:val="0"/>
          <w:numId w:val="19"/>
        </w:numPr>
      </w:pPr>
      <w:r>
        <w:t>Harry M. Markowitz. Portfolio selection. Journal of Finance, 7(1):77–91, 1952.</w:t>
      </w:r>
    </w:p>
    <w:p w14:paraId="68E3E5F1" w14:textId="7324DACA" w:rsidR="00670982" w:rsidRDefault="00670982" w:rsidP="00670982">
      <w:pPr>
        <w:pStyle w:val="ListParagraph"/>
        <w:numPr>
          <w:ilvl w:val="0"/>
          <w:numId w:val="19"/>
        </w:numPr>
      </w:pPr>
      <w:r>
        <w:t>T.J. Mitchell and J.J. Beauchamp. Bayesian variable selection in linear regression. Journal of the American Statistical Association, 83:1023–1036, 1988.</w:t>
      </w:r>
    </w:p>
    <w:p w14:paraId="09F9374E" w14:textId="3B169655" w:rsidR="00670982" w:rsidRDefault="00670982" w:rsidP="00670982">
      <w:pPr>
        <w:pStyle w:val="ListParagraph"/>
        <w:numPr>
          <w:ilvl w:val="0"/>
          <w:numId w:val="19"/>
        </w:numPr>
      </w:pPr>
      <w:proofErr w:type="spellStart"/>
      <w:r>
        <w:t>Ludovic</w:t>
      </w:r>
      <w:proofErr w:type="spellEnd"/>
      <w:r>
        <w:t xml:space="preserve"> </w:t>
      </w:r>
      <w:proofErr w:type="spellStart"/>
      <w:r>
        <w:t>Phalippou</w:t>
      </w:r>
      <w:proofErr w:type="spellEnd"/>
      <w:r>
        <w:t xml:space="preserve">. The hazards of using </w:t>
      </w:r>
      <w:proofErr w:type="spellStart"/>
      <w:r>
        <w:t>irr</w:t>
      </w:r>
      <w:proofErr w:type="spellEnd"/>
      <w:r>
        <w:t xml:space="preserve"> to measure performance: The case of </w:t>
      </w:r>
      <w:proofErr w:type="gramStart"/>
      <w:r>
        <w:t>private</w:t>
      </w:r>
      <w:proofErr w:type="gramEnd"/>
    </w:p>
    <w:p w14:paraId="38CB5C44" w14:textId="222CE15A" w:rsidR="00670982" w:rsidRDefault="00670982" w:rsidP="00670982">
      <w:pPr>
        <w:pStyle w:val="ListParagraph"/>
      </w:pPr>
      <w:r>
        <w:t>equity. 2008. https://papers.ssrn.com/sol3/papers.cfm?abstract_id=1111796.</w:t>
      </w:r>
    </w:p>
    <w:p w14:paraId="3A577DE8" w14:textId="7FD37340" w:rsidR="00670982" w:rsidRDefault="00670982" w:rsidP="00670982">
      <w:pPr>
        <w:pStyle w:val="ListParagraph"/>
        <w:numPr>
          <w:ilvl w:val="0"/>
          <w:numId w:val="19"/>
        </w:numPr>
      </w:pPr>
      <w:r>
        <w:t xml:space="preserve">Juho </w:t>
      </w:r>
      <w:proofErr w:type="spellStart"/>
      <w:r>
        <w:t>Piironen</w:t>
      </w:r>
      <w:proofErr w:type="spellEnd"/>
      <w:r>
        <w:t xml:space="preserve"> and Aki </w:t>
      </w:r>
      <w:proofErr w:type="spellStart"/>
      <w:r>
        <w:t>Vehtari</w:t>
      </w:r>
      <w:proofErr w:type="spellEnd"/>
      <w:r>
        <w:t xml:space="preserve">. Comparison of </w:t>
      </w:r>
      <w:proofErr w:type="spellStart"/>
      <w:r>
        <w:t>bayesian</w:t>
      </w:r>
      <w:proofErr w:type="spellEnd"/>
      <w:r>
        <w:t xml:space="preserve"> predictive methods for model selection. Statistics and Computing, 27:711–735, 2017.</w:t>
      </w:r>
    </w:p>
    <w:p w14:paraId="01DEB5CC" w14:textId="2ECDFA96" w:rsidR="00670982" w:rsidRPr="00670982" w:rsidRDefault="00670982" w:rsidP="00670982">
      <w:pPr>
        <w:pStyle w:val="ListParagraph"/>
        <w:numPr>
          <w:ilvl w:val="0"/>
          <w:numId w:val="19"/>
        </w:numPr>
      </w:pPr>
      <w:r>
        <w:t>Morten Sorensen and Ravi Jagannathan. The public market equivalent and private equity performance, 2013. https://papers.ssrn.com/sol3/papers.cfm?abstract_id=2347972.</w:t>
      </w:r>
    </w:p>
    <w:p w14:paraId="2113C8D6" w14:textId="77777777" w:rsidR="00951CF4" w:rsidRPr="00515176" w:rsidRDefault="00951CF4" w:rsidP="00573F14">
      <w:pPr>
        <w:jc w:val="both"/>
      </w:pPr>
    </w:p>
    <w:p w14:paraId="5EE8CC1E" w14:textId="216F2C58" w:rsidR="0001284F" w:rsidRDefault="0001284F">
      <w:r>
        <w:br w:type="page"/>
      </w:r>
    </w:p>
    <w:p w14:paraId="1DD60E68" w14:textId="496AFEE4" w:rsidR="001E584A" w:rsidRDefault="001E584A" w:rsidP="001E584A">
      <w:pPr>
        <w:pStyle w:val="Heading1"/>
        <w:numPr>
          <w:ilvl w:val="0"/>
          <w:numId w:val="0"/>
        </w:numPr>
        <w:ind w:left="432" w:hanging="432"/>
        <w:rPr>
          <w:rFonts w:eastAsiaTheme="minorEastAsia"/>
        </w:rPr>
      </w:pPr>
      <w:r>
        <w:rPr>
          <w:rFonts w:eastAsiaTheme="minorEastAsia"/>
        </w:rPr>
        <w:lastRenderedPageBreak/>
        <w:t>Factor Definitions</w:t>
      </w:r>
    </w:p>
    <w:p w14:paraId="3D2974B7" w14:textId="77777777" w:rsidR="001E584A" w:rsidRDefault="001E584A"/>
    <w:tbl>
      <w:tblPr>
        <w:tblStyle w:val="TableGrid"/>
        <w:tblW w:w="0" w:type="auto"/>
        <w:tblLayout w:type="fixed"/>
        <w:tblLook w:val="06A0" w:firstRow="1" w:lastRow="0" w:firstColumn="1" w:lastColumn="0" w:noHBand="1" w:noVBand="1"/>
      </w:tblPr>
      <w:tblGrid>
        <w:gridCol w:w="4680"/>
        <w:gridCol w:w="4680"/>
      </w:tblGrid>
      <w:tr w:rsidR="001E584A" w:rsidRPr="001E584A" w14:paraId="000CA939" w14:textId="77777777" w:rsidTr="00A558D4">
        <w:trPr>
          <w:trHeight w:val="300"/>
        </w:trPr>
        <w:tc>
          <w:tcPr>
            <w:tcW w:w="4680" w:type="dxa"/>
          </w:tcPr>
          <w:p w14:paraId="17DCF570"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Factor Name</w:t>
            </w:r>
          </w:p>
        </w:tc>
        <w:tc>
          <w:tcPr>
            <w:tcW w:w="4680" w:type="dxa"/>
          </w:tcPr>
          <w:p w14:paraId="12C08DCD"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Index</w:t>
            </w:r>
          </w:p>
        </w:tc>
      </w:tr>
      <w:tr w:rsidR="001E584A" w:rsidRPr="001E584A" w14:paraId="4B91358F" w14:textId="77777777" w:rsidTr="00A558D4">
        <w:trPr>
          <w:trHeight w:val="300"/>
        </w:trPr>
        <w:tc>
          <w:tcPr>
            <w:tcW w:w="4680" w:type="dxa"/>
          </w:tcPr>
          <w:p w14:paraId="00C4A89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Commodities</w:t>
            </w:r>
          </w:p>
        </w:tc>
        <w:tc>
          <w:tcPr>
            <w:tcW w:w="4680" w:type="dxa"/>
          </w:tcPr>
          <w:p w14:paraId="13840A7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Bloomberg Commodity Index</w:t>
            </w:r>
          </w:p>
        </w:tc>
      </w:tr>
      <w:tr w:rsidR="001E584A" w:rsidRPr="001E584A" w14:paraId="23106BF5" w14:textId="77777777" w:rsidTr="00A558D4">
        <w:trPr>
          <w:trHeight w:val="300"/>
        </w:trPr>
        <w:tc>
          <w:tcPr>
            <w:tcW w:w="4680" w:type="dxa"/>
          </w:tcPr>
          <w:p w14:paraId="1CC08CC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HF Crowding</w:t>
            </w:r>
          </w:p>
        </w:tc>
        <w:tc>
          <w:tcPr>
            <w:tcW w:w="4680" w:type="dxa"/>
          </w:tcPr>
          <w:p w14:paraId="21E6482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A6BA69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Barclays Form 13 </w:t>
            </w:r>
            <w:proofErr w:type="gramStart"/>
            <w:r w:rsidRPr="001E584A">
              <w:rPr>
                <w:rFonts w:eastAsia="Times New Roman" w:cstheme="minorHAnsi"/>
                <w:color w:val="000000" w:themeColor="text1"/>
                <w:sz w:val="22"/>
                <w:szCs w:val="22"/>
              </w:rPr>
              <w:t>Filing;</w:t>
            </w:r>
            <w:proofErr w:type="gramEnd"/>
          </w:p>
          <w:p w14:paraId="2EE1AF5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Russell 3000 Total Return Index</w:t>
            </w:r>
          </w:p>
        </w:tc>
      </w:tr>
      <w:tr w:rsidR="001E584A" w:rsidRPr="001E584A" w14:paraId="0A8C23C2" w14:textId="77777777" w:rsidTr="00A558D4">
        <w:trPr>
          <w:trHeight w:val="300"/>
        </w:trPr>
        <w:tc>
          <w:tcPr>
            <w:tcW w:w="4680" w:type="dxa"/>
          </w:tcPr>
          <w:p w14:paraId="480A57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Oil</w:t>
            </w:r>
          </w:p>
        </w:tc>
        <w:tc>
          <w:tcPr>
            <w:tcW w:w="4680" w:type="dxa"/>
          </w:tcPr>
          <w:p w14:paraId="4FBFCDB0"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Average of:</w:t>
            </w:r>
          </w:p>
          <w:p w14:paraId="0C42BF7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Middle East Crude </w:t>
            </w:r>
            <w:proofErr w:type="gramStart"/>
            <w:r w:rsidRPr="001E584A">
              <w:rPr>
                <w:rFonts w:eastAsia="Times New Roman" w:cstheme="minorHAnsi"/>
                <w:color w:val="000000" w:themeColor="text1"/>
                <w:sz w:val="22"/>
                <w:szCs w:val="22"/>
              </w:rPr>
              <w:t>Oil;</w:t>
            </w:r>
            <w:proofErr w:type="gramEnd"/>
          </w:p>
          <w:p w14:paraId="77B7181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WTI Crude </w:t>
            </w:r>
            <w:proofErr w:type="gramStart"/>
            <w:r w:rsidRPr="001E584A">
              <w:rPr>
                <w:rFonts w:eastAsia="Times New Roman" w:cstheme="minorHAnsi"/>
                <w:color w:val="000000" w:themeColor="text1"/>
                <w:sz w:val="22"/>
                <w:szCs w:val="22"/>
              </w:rPr>
              <w:t>Oil;</w:t>
            </w:r>
            <w:proofErr w:type="gramEnd"/>
          </w:p>
          <w:p w14:paraId="4624BDA4"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Brent Crude Oil</w:t>
            </w:r>
          </w:p>
        </w:tc>
      </w:tr>
      <w:tr w:rsidR="001E584A" w:rsidRPr="001E584A" w14:paraId="45AE07C8" w14:textId="77777777" w:rsidTr="00A558D4">
        <w:trPr>
          <w:trHeight w:val="300"/>
        </w:trPr>
        <w:tc>
          <w:tcPr>
            <w:tcW w:w="4680" w:type="dxa"/>
          </w:tcPr>
          <w:p w14:paraId="3D44818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Trend</w:t>
            </w:r>
          </w:p>
        </w:tc>
        <w:tc>
          <w:tcPr>
            <w:tcW w:w="4680" w:type="dxa"/>
          </w:tcPr>
          <w:p w14:paraId="0829C66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Credit Suisse Managed Futures Index</w:t>
            </w:r>
          </w:p>
        </w:tc>
      </w:tr>
      <w:tr w:rsidR="001E584A" w:rsidRPr="001E584A" w14:paraId="73D9EDBA" w14:textId="77777777" w:rsidTr="00A558D4">
        <w:trPr>
          <w:trHeight w:val="300"/>
        </w:trPr>
        <w:tc>
          <w:tcPr>
            <w:tcW w:w="4680" w:type="dxa"/>
          </w:tcPr>
          <w:p w14:paraId="406D68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Emerging Markets</w:t>
            </w:r>
          </w:p>
        </w:tc>
        <w:tc>
          <w:tcPr>
            <w:tcW w:w="4680" w:type="dxa"/>
          </w:tcPr>
          <w:p w14:paraId="4057CF69"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03BCC4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Emerging Markets Index (PR</w:t>
            </w:r>
            <w:proofErr w:type="gramStart"/>
            <w:r w:rsidRPr="001E584A">
              <w:rPr>
                <w:rFonts w:eastAsia="Times New Roman" w:cstheme="minorHAnsi"/>
                <w:color w:val="000000" w:themeColor="text1"/>
                <w:sz w:val="22"/>
                <w:szCs w:val="22"/>
              </w:rPr>
              <w:t>);</w:t>
            </w:r>
            <w:proofErr w:type="gramEnd"/>
          </w:p>
          <w:p w14:paraId="7BBF457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(PR)</w:t>
            </w:r>
          </w:p>
        </w:tc>
      </w:tr>
      <w:tr w:rsidR="001E584A" w:rsidRPr="001E584A" w14:paraId="62BBA60D" w14:textId="77777777" w:rsidTr="00A558D4">
        <w:trPr>
          <w:trHeight w:val="300"/>
        </w:trPr>
        <w:tc>
          <w:tcPr>
            <w:tcW w:w="4680" w:type="dxa"/>
          </w:tcPr>
          <w:p w14:paraId="0A81FBA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Market</w:t>
            </w:r>
          </w:p>
        </w:tc>
        <w:tc>
          <w:tcPr>
            <w:tcW w:w="4680" w:type="dxa"/>
          </w:tcPr>
          <w:p w14:paraId="379ED0C3"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(TR)</w:t>
            </w:r>
          </w:p>
        </w:tc>
      </w:tr>
      <w:tr w:rsidR="001E584A" w:rsidRPr="001E584A" w14:paraId="0AC71AE2" w14:textId="77777777" w:rsidTr="00A558D4">
        <w:trPr>
          <w:trHeight w:val="300"/>
        </w:trPr>
        <w:tc>
          <w:tcPr>
            <w:tcW w:w="4680" w:type="dxa"/>
          </w:tcPr>
          <w:p w14:paraId="53DE191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Momentum</w:t>
            </w:r>
          </w:p>
        </w:tc>
        <w:tc>
          <w:tcPr>
            <w:tcW w:w="4680" w:type="dxa"/>
          </w:tcPr>
          <w:p w14:paraId="0A745A93"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2CC3722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Momentum NR </w:t>
            </w:r>
            <w:proofErr w:type="gramStart"/>
            <w:r w:rsidRPr="001E584A">
              <w:rPr>
                <w:rFonts w:eastAsia="Times New Roman" w:cstheme="minorHAnsi"/>
                <w:color w:val="000000" w:themeColor="text1"/>
                <w:sz w:val="22"/>
                <w:szCs w:val="22"/>
              </w:rPr>
              <w:t>USD;</w:t>
            </w:r>
            <w:proofErr w:type="gramEnd"/>
          </w:p>
          <w:p w14:paraId="60FDFC5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545AD37B" w14:textId="77777777" w:rsidTr="00A558D4">
        <w:trPr>
          <w:trHeight w:val="300"/>
        </w:trPr>
        <w:tc>
          <w:tcPr>
            <w:tcW w:w="4680" w:type="dxa"/>
          </w:tcPr>
          <w:p w14:paraId="135F12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Quality</w:t>
            </w:r>
          </w:p>
        </w:tc>
        <w:tc>
          <w:tcPr>
            <w:tcW w:w="4680" w:type="dxa"/>
          </w:tcPr>
          <w:p w14:paraId="41499D38"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402148C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Quality NR </w:t>
            </w:r>
            <w:proofErr w:type="gramStart"/>
            <w:r w:rsidRPr="001E584A">
              <w:rPr>
                <w:rFonts w:eastAsia="Times New Roman" w:cstheme="minorHAnsi"/>
                <w:color w:val="000000" w:themeColor="text1"/>
                <w:sz w:val="22"/>
                <w:szCs w:val="22"/>
              </w:rPr>
              <w:t>USD;</w:t>
            </w:r>
            <w:proofErr w:type="gramEnd"/>
          </w:p>
          <w:p w14:paraId="57F1050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286BB4A6" w14:textId="77777777" w:rsidTr="00A558D4">
        <w:trPr>
          <w:trHeight w:val="300"/>
        </w:trPr>
        <w:tc>
          <w:tcPr>
            <w:tcW w:w="4680" w:type="dxa"/>
          </w:tcPr>
          <w:p w14:paraId="3B6FEBC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SmallCap</w:t>
            </w:r>
          </w:p>
        </w:tc>
        <w:tc>
          <w:tcPr>
            <w:tcW w:w="4680" w:type="dxa"/>
          </w:tcPr>
          <w:p w14:paraId="4FB4FFD1"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6DC6DC8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w:t>
            </w:r>
            <w:proofErr w:type="gramStart"/>
            <w:r w:rsidRPr="001E584A">
              <w:rPr>
                <w:rFonts w:eastAsia="Times New Roman" w:cstheme="minorHAnsi"/>
                <w:color w:val="000000" w:themeColor="text1"/>
                <w:sz w:val="22"/>
                <w:szCs w:val="22"/>
              </w:rPr>
              <w:t>Small-cap</w:t>
            </w:r>
            <w:proofErr w:type="gramEnd"/>
            <w:r w:rsidRPr="001E584A">
              <w:rPr>
                <w:rFonts w:eastAsia="Times New Roman" w:cstheme="minorHAnsi"/>
                <w:color w:val="000000" w:themeColor="text1"/>
                <w:sz w:val="22"/>
                <w:szCs w:val="22"/>
              </w:rPr>
              <w:t xml:space="preserve"> PR;</w:t>
            </w:r>
          </w:p>
          <w:p w14:paraId="0107EF1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5FB73567" w14:textId="77777777" w:rsidTr="00A558D4">
        <w:trPr>
          <w:trHeight w:val="300"/>
        </w:trPr>
        <w:tc>
          <w:tcPr>
            <w:tcW w:w="4680" w:type="dxa"/>
          </w:tcPr>
          <w:p w14:paraId="46FE0AB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Value</w:t>
            </w:r>
          </w:p>
        </w:tc>
        <w:tc>
          <w:tcPr>
            <w:tcW w:w="4680" w:type="dxa"/>
          </w:tcPr>
          <w:p w14:paraId="1AEED01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56B2A36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Value </w:t>
            </w:r>
            <w:proofErr w:type="gramStart"/>
            <w:r w:rsidRPr="001E584A">
              <w:rPr>
                <w:rFonts w:eastAsia="Times New Roman" w:cstheme="minorHAnsi"/>
                <w:color w:val="000000" w:themeColor="text1"/>
                <w:sz w:val="22"/>
                <w:szCs w:val="22"/>
              </w:rPr>
              <w:t>PR;</w:t>
            </w:r>
            <w:proofErr w:type="gramEnd"/>
          </w:p>
          <w:p w14:paraId="1E3483F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184BC60B" w14:textId="77777777" w:rsidTr="00A558D4">
        <w:trPr>
          <w:trHeight w:val="300"/>
        </w:trPr>
        <w:tc>
          <w:tcPr>
            <w:tcW w:w="4680" w:type="dxa"/>
          </w:tcPr>
          <w:p w14:paraId="1288A3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Credit</w:t>
            </w:r>
          </w:p>
        </w:tc>
        <w:tc>
          <w:tcPr>
            <w:tcW w:w="4680" w:type="dxa"/>
          </w:tcPr>
          <w:p w14:paraId="1EFE2BAE"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7DE7786" w14:textId="77777777" w:rsidR="001E584A" w:rsidRPr="001E584A" w:rsidRDefault="001E584A" w:rsidP="00A558D4">
            <w:pPr>
              <w:rPr>
                <w:rFonts w:eastAsia="Times New Roman" w:cstheme="minorHAnsi"/>
                <w:sz w:val="22"/>
                <w:szCs w:val="22"/>
              </w:rPr>
            </w:pPr>
            <w:r w:rsidRPr="001E584A">
              <w:rPr>
                <w:rFonts w:eastAsia="Times New Roman" w:cstheme="minorHAnsi"/>
                <w:sz w:val="22"/>
                <w:szCs w:val="22"/>
              </w:rPr>
              <w:t xml:space="preserve">Bloomberg US Corporate High Yield </w:t>
            </w:r>
            <w:proofErr w:type="gramStart"/>
            <w:r w:rsidRPr="001E584A">
              <w:rPr>
                <w:rFonts w:eastAsia="Times New Roman" w:cstheme="minorHAnsi"/>
                <w:sz w:val="22"/>
                <w:szCs w:val="22"/>
              </w:rPr>
              <w:t>Index;</w:t>
            </w:r>
            <w:proofErr w:type="gramEnd"/>
          </w:p>
          <w:p w14:paraId="4C9C03D4" w14:textId="77777777" w:rsidR="001E584A" w:rsidRPr="001E584A" w:rsidRDefault="001E584A" w:rsidP="00A558D4">
            <w:pPr>
              <w:rPr>
                <w:rFonts w:eastAsia="Times New Roman" w:cstheme="minorHAnsi"/>
                <w:sz w:val="22"/>
                <w:szCs w:val="22"/>
              </w:rPr>
            </w:pPr>
            <w:r w:rsidRPr="001E584A">
              <w:rPr>
                <w:rFonts w:eastAsia="Times New Roman" w:cstheme="minorHAnsi"/>
                <w:color w:val="008080"/>
                <w:sz w:val="22"/>
                <w:szCs w:val="22"/>
                <w:u w:val="single"/>
              </w:rPr>
              <w:t>Bloomberg Barclays US Aggregate Bond Index</w:t>
            </w:r>
          </w:p>
        </w:tc>
      </w:tr>
      <w:tr w:rsidR="001E584A" w:rsidRPr="001E584A" w14:paraId="659F8CAC" w14:textId="77777777" w:rsidTr="00A558D4">
        <w:trPr>
          <w:trHeight w:val="300"/>
        </w:trPr>
        <w:tc>
          <w:tcPr>
            <w:tcW w:w="4680" w:type="dxa"/>
          </w:tcPr>
          <w:p w14:paraId="2DF9484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Duration</w:t>
            </w:r>
          </w:p>
        </w:tc>
        <w:tc>
          <w:tcPr>
            <w:tcW w:w="4680" w:type="dxa"/>
          </w:tcPr>
          <w:p w14:paraId="4F575D35" w14:textId="77777777" w:rsidR="001E584A" w:rsidRPr="001E584A" w:rsidRDefault="001E584A" w:rsidP="00A558D4">
            <w:pPr>
              <w:rPr>
                <w:rFonts w:cstheme="minorHAnsi"/>
                <w:sz w:val="22"/>
                <w:szCs w:val="22"/>
              </w:rPr>
            </w:pPr>
            <w:r w:rsidRPr="001E584A">
              <w:rPr>
                <w:rFonts w:eastAsia="Times New Roman" w:cstheme="minorHAnsi"/>
                <w:sz w:val="22"/>
                <w:szCs w:val="22"/>
              </w:rPr>
              <w:t>Bloomberg U.S. Treasury: 7-10 Year Total Return Index Value Unhedged</w:t>
            </w:r>
          </w:p>
        </w:tc>
      </w:tr>
      <w:tr w:rsidR="001E584A" w:rsidRPr="001E584A" w14:paraId="6742DBFE" w14:textId="77777777" w:rsidTr="00A558D4">
        <w:trPr>
          <w:trHeight w:val="300"/>
        </w:trPr>
        <w:tc>
          <w:tcPr>
            <w:tcW w:w="4680" w:type="dxa"/>
          </w:tcPr>
          <w:p w14:paraId="34E49B3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w:t>
            </w:r>
          </w:p>
        </w:tc>
        <w:tc>
          <w:tcPr>
            <w:tcW w:w="4680" w:type="dxa"/>
          </w:tcPr>
          <w:p w14:paraId="4122988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 Index</w:t>
            </w:r>
          </w:p>
        </w:tc>
      </w:tr>
    </w:tbl>
    <w:p w14:paraId="4104ED75" w14:textId="77777777" w:rsidR="00437758" w:rsidRDefault="00437758" w:rsidP="00437758">
      <w:pPr>
        <w:jc w:val="both"/>
        <w:rPr>
          <w:rFonts w:eastAsiaTheme="minorEastAsia"/>
        </w:rPr>
      </w:pPr>
    </w:p>
    <w:p w14:paraId="5F9EA58E" w14:textId="77777777" w:rsidR="001B0A76" w:rsidRDefault="001B0A76" w:rsidP="001B0A76">
      <w:pPr>
        <w:jc w:val="center"/>
        <w:rPr>
          <w:rFonts w:eastAsiaTheme="minorEastAsia"/>
        </w:rPr>
      </w:pPr>
      <w:r>
        <w:rPr>
          <w:rFonts w:eastAsiaTheme="minorEastAsia"/>
        </w:rPr>
        <w:br w:type="page"/>
      </w:r>
    </w:p>
    <w:p w14:paraId="559E9335" w14:textId="76B6F40D" w:rsidR="001B0A76" w:rsidRDefault="001B0A76" w:rsidP="001B0A76">
      <w:pPr>
        <w:pStyle w:val="Heading1"/>
        <w:numPr>
          <w:ilvl w:val="0"/>
          <w:numId w:val="0"/>
        </w:numPr>
        <w:ind w:left="432" w:hanging="432"/>
        <w:rPr>
          <w:rFonts w:eastAsiaTheme="minorEastAsia"/>
        </w:rPr>
      </w:pPr>
      <w:r>
        <w:rPr>
          <w:rFonts w:eastAsiaTheme="minorEastAsia"/>
        </w:rPr>
        <w:lastRenderedPageBreak/>
        <w:t>Variable Names and Definitions</w:t>
      </w:r>
    </w:p>
    <w:p w14:paraId="29272452" w14:textId="77777777" w:rsidR="001B0A76" w:rsidRDefault="001B0A76" w:rsidP="001B0A76">
      <w:pPr>
        <w:jc w:val="center"/>
        <w:rPr>
          <w:rFonts w:eastAsiaTheme="minorEastAsia"/>
        </w:rPr>
      </w:pPr>
    </w:p>
    <w:p w14:paraId="6537D644" w14:textId="6442114D" w:rsidR="001B0A76" w:rsidRDefault="001B0A76" w:rsidP="001B0A76">
      <w:pPr>
        <w:jc w:val="center"/>
        <w:rPr>
          <w:rFonts w:eastAsiaTheme="minorEastAsia"/>
        </w:rPr>
      </w:pPr>
      <w:r w:rsidRPr="001B0A76">
        <w:rPr>
          <w:rFonts w:eastAsiaTheme="minorEastAsia"/>
          <w:noProof/>
        </w:rPr>
        <w:drawing>
          <wp:inline distT="0" distB="0" distL="0" distR="0" wp14:anchorId="1600F97B" wp14:editId="09636EE8">
            <wp:extent cx="5943308" cy="4441960"/>
            <wp:effectExtent l="0" t="0" r="635" b="3175"/>
            <wp:docPr id="99452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21928" name=""/>
                    <pic:cNvPicPr/>
                  </pic:nvPicPr>
                  <pic:blipFill rotWithShape="1">
                    <a:blip r:embed="rId17"/>
                    <a:srcRect t="11955"/>
                    <a:stretch/>
                  </pic:blipFill>
                  <pic:spPr bwMode="auto">
                    <a:xfrm>
                      <a:off x="0" y="0"/>
                      <a:ext cx="5943600" cy="4442178"/>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rPr>
        <w:br w:type="page"/>
      </w:r>
    </w:p>
    <w:p w14:paraId="0D164083" w14:textId="77777777" w:rsidR="001B0A76" w:rsidRDefault="001B0A76" w:rsidP="001B0A76">
      <w:pPr>
        <w:jc w:val="center"/>
        <w:rPr>
          <w:rFonts w:eastAsiaTheme="minorEastAsia"/>
        </w:rPr>
      </w:pPr>
    </w:p>
    <w:p w14:paraId="04FE2D46" w14:textId="01437B98" w:rsidR="001E584A" w:rsidRDefault="001B0A76" w:rsidP="001B0A76">
      <w:pPr>
        <w:jc w:val="center"/>
        <w:rPr>
          <w:rFonts w:eastAsiaTheme="minorEastAsia"/>
        </w:rPr>
      </w:pPr>
      <w:r w:rsidRPr="001B0A76">
        <w:rPr>
          <w:rFonts w:eastAsiaTheme="minorEastAsia"/>
          <w:noProof/>
        </w:rPr>
        <w:drawing>
          <wp:inline distT="0" distB="0" distL="0" distR="0" wp14:anchorId="14E918C3" wp14:editId="4D67C090">
            <wp:extent cx="5626100" cy="7327900"/>
            <wp:effectExtent l="0" t="0" r="0" b="0"/>
            <wp:docPr id="189302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27227" name=""/>
                    <pic:cNvPicPr/>
                  </pic:nvPicPr>
                  <pic:blipFill>
                    <a:blip r:embed="rId18"/>
                    <a:stretch>
                      <a:fillRect/>
                    </a:stretch>
                  </pic:blipFill>
                  <pic:spPr>
                    <a:xfrm>
                      <a:off x="0" y="0"/>
                      <a:ext cx="5626100" cy="7327900"/>
                    </a:xfrm>
                    <a:prstGeom prst="rect">
                      <a:avLst/>
                    </a:prstGeom>
                  </pic:spPr>
                </pic:pic>
              </a:graphicData>
            </a:graphic>
          </wp:inline>
        </w:drawing>
      </w:r>
    </w:p>
    <w:p w14:paraId="03F08203" w14:textId="3CB862F7" w:rsidR="001B0A76" w:rsidRDefault="001B0A76">
      <w:pPr>
        <w:rPr>
          <w:rFonts w:eastAsiaTheme="minorEastAsia"/>
        </w:rPr>
      </w:pPr>
      <w:r>
        <w:rPr>
          <w:rFonts w:eastAsiaTheme="minorEastAsia"/>
        </w:rPr>
        <w:br w:type="page"/>
      </w:r>
    </w:p>
    <w:p w14:paraId="08B96837" w14:textId="5C827105"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336A396" wp14:editId="322E7202">
            <wp:extent cx="5638800" cy="2971800"/>
            <wp:effectExtent l="0" t="0" r="0" b="0"/>
            <wp:docPr id="201061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3096" name=""/>
                    <pic:cNvPicPr/>
                  </pic:nvPicPr>
                  <pic:blipFill>
                    <a:blip r:embed="rId19"/>
                    <a:stretch>
                      <a:fillRect/>
                    </a:stretch>
                  </pic:blipFill>
                  <pic:spPr>
                    <a:xfrm>
                      <a:off x="0" y="0"/>
                      <a:ext cx="5638800" cy="2971800"/>
                    </a:xfrm>
                    <a:prstGeom prst="rect">
                      <a:avLst/>
                    </a:prstGeom>
                  </pic:spPr>
                </pic:pic>
              </a:graphicData>
            </a:graphic>
          </wp:inline>
        </w:drawing>
      </w:r>
    </w:p>
    <w:p w14:paraId="3B731B96" w14:textId="41702125" w:rsidR="001B0A76" w:rsidRDefault="001B0A76" w:rsidP="001B0A76">
      <w:pPr>
        <w:jc w:val="center"/>
        <w:rPr>
          <w:rFonts w:eastAsiaTheme="minorEastAsia"/>
        </w:rPr>
      </w:pPr>
      <w:r w:rsidRPr="001B0A76">
        <w:rPr>
          <w:rFonts w:eastAsiaTheme="minorEastAsia"/>
          <w:noProof/>
        </w:rPr>
        <w:drawing>
          <wp:inline distT="0" distB="0" distL="0" distR="0" wp14:anchorId="05B46C79" wp14:editId="6FB7A669">
            <wp:extent cx="5624869" cy="4285615"/>
            <wp:effectExtent l="0" t="0" r="1270" b="0"/>
            <wp:docPr id="638681424"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81424" name="Picture 1" descr="A math equations and formulas&#10;&#10;Description automatically generated"/>
                    <pic:cNvPicPr/>
                  </pic:nvPicPr>
                  <pic:blipFill>
                    <a:blip r:embed="rId20"/>
                    <a:stretch>
                      <a:fillRect/>
                    </a:stretch>
                  </pic:blipFill>
                  <pic:spPr>
                    <a:xfrm>
                      <a:off x="0" y="0"/>
                      <a:ext cx="5646108" cy="4301797"/>
                    </a:xfrm>
                    <a:prstGeom prst="rect">
                      <a:avLst/>
                    </a:prstGeom>
                  </pic:spPr>
                </pic:pic>
              </a:graphicData>
            </a:graphic>
          </wp:inline>
        </w:drawing>
      </w:r>
    </w:p>
    <w:p w14:paraId="71A28D9F" w14:textId="3B801FDB" w:rsidR="001B0A76" w:rsidRDefault="001B0A76">
      <w:pPr>
        <w:rPr>
          <w:rFonts w:eastAsiaTheme="minorEastAsia"/>
        </w:rPr>
      </w:pPr>
      <w:r>
        <w:rPr>
          <w:rFonts w:eastAsiaTheme="minorEastAsia"/>
        </w:rPr>
        <w:br w:type="page"/>
      </w:r>
    </w:p>
    <w:p w14:paraId="3D52EC9A" w14:textId="3DFE1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58DA6957" wp14:editId="3D37F3CA">
            <wp:extent cx="5496668" cy="893547"/>
            <wp:effectExtent l="0" t="0" r="2540" b="0"/>
            <wp:docPr id="778917269"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17269" name="Picture 1" descr="A math equation with black text&#10;&#10;Description automatically generated"/>
                    <pic:cNvPicPr/>
                  </pic:nvPicPr>
                  <pic:blipFill>
                    <a:blip r:embed="rId21"/>
                    <a:stretch>
                      <a:fillRect/>
                    </a:stretch>
                  </pic:blipFill>
                  <pic:spPr>
                    <a:xfrm>
                      <a:off x="0" y="0"/>
                      <a:ext cx="5560263" cy="903885"/>
                    </a:xfrm>
                    <a:prstGeom prst="rect">
                      <a:avLst/>
                    </a:prstGeom>
                  </pic:spPr>
                </pic:pic>
              </a:graphicData>
            </a:graphic>
          </wp:inline>
        </w:drawing>
      </w:r>
    </w:p>
    <w:p w14:paraId="6996D3AB" w14:textId="497EA7DB" w:rsidR="001B0A76" w:rsidRDefault="001B0A76" w:rsidP="001B0A76">
      <w:pPr>
        <w:jc w:val="center"/>
        <w:rPr>
          <w:rFonts w:eastAsiaTheme="minorEastAsia"/>
        </w:rPr>
      </w:pPr>
      <w:r w:rsidRPr="001B0A76">
        <w:rPr>
          <w:rFonts w:eastAsiaTheme="minorEastAsia"/>
          <w:noProof/>
        </w:rPr>
        <w:drawing>
          <wp:inline distT="0" distB="0" distL="0" distR="0" wp14:anchorId="1AFA6ADB" wp14:editId="13E2156C">
            <wp:extent cx="5486400" cy="4699000"/>
            <wp:effectExtent l="0" t="0" r="0" b="0"/>
            <wp:docPr id="1202919927"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19927" name="Picture 1" descr="A math equations and formulas&#10;&#10;Description automatically generated"/>
                    <pic:cNvPicPr/>
                  </pic:nvPicPr>
                  <pic:blipFill>
                    <a:blip r:embed="rId22"/>
                    <a:stretch>
                      <a:fillRect/>
                    </a:stretch>
                  </pic:blipFill>
                  <pic:spPr>
                    <a:xfrm>
                      <a:off x="0" y="0"/>
                      <a:ext cx="5486400" cy="4699000"/>
                    </a:xfrm>
                    <a:prstGeom prst="rect">
                      <a:avLst/>
                    </a:prstGeom>
                  </pic:spPr>
                </pic:pic>
              </a:graphicData>
            </a:graphic>
          </wp:inline>
        </w:drawing>
      </w:r>
    </w:p>
    <w:p w14:paraId="0A69C482" w14:textId="447AA6AE" w:rsidR="001B0A76" w:rsidRDefault="001B0A76" w:rsidP="001B0A76">
      <w:pPr>
        <w:jc w:val="center"/>
        <w:rPr>
          <w:rFonts w:eastAsiaTheme="minorEastAsia"/>
        </w:rPr>
      </w:pPr>
      <w:r w:rsidRPr="001B0A76">
        <w:rPr>
          <w:rFonts w:eastAsiaTheme="minorEastAsia"/>
          <w:noProof/>
        </w:rPr>
        <w:drawing>
          <wp:inline distT="0" distB="0" distL="0" distR="0" wp14:anchorId="305942C5" wp14:editId="1978CFBE">
            <wp:extent cx="5156200" cy="1231900"/>
            <wp:effectExtent l="0" t="0" r="0" b="0"/>
            <wp:docPr id="159151520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15205" name="Picture 1" descr="A math equations on a white background&#10;&#10;Description automatically generated"/>
                    <pic:cNvPicPr/>
                  </pic:nvPicPr>
                  <pic:blipFill>
                    <a:blip r:embed="rId23"/>
                    <a:stretch>
                      <a:fillRect/>
                    </a:stretch>
                  </pic:blipFill>
                  <pic:spPr>
                    <a:xfrm>
                      <a:off x="0" y="0"/>
                      <a:ext cx="5156200" cy="1231900"/>
                    </a:xfrm>
                    <a:prstGeom prst="rect">
                      <a:avLst/>
                    </a:prstGeom>
                  </pic:spPr>
                </pic:pic>
              </a:graphicData>
            </a:graphic>
          </wp:inline>
        </w:drawing>
      </w:r>
    </w:p>
    <w:p w14:paraId="1DB0E492" w14:textId="0EE19AE3" w:rsidR="001B0A76" w:rsidRDefault="001B0A76" w:rsidP="001B0A76">
      <w:pPr>
        <w:jc w:val="center"/>
        <w:rPr>
          <w:rFonts w:eastAsiaTheme="minorEastAsia"/>
        </w:rPr>
      </w:pPr>
    </w:p>
    <w:p w14:paraId="17309D17" w14:textId="77777777" w:rsidR="001B0A76" w:rsidRDefault="001B0A76">
      <w:pPr>
        <w:rPr>
          <w:rFonts w:eastAsiaTheme="minorEastAsia"/>
        </w:rPr>
      </w:pPr>
      <w:r>
        <w:rPr>
          <w:rFonts w:eastAsiaTheme="minorEastAsia"/>
        </w:rPr>
        <w:br w:type="page"/>
      </w:r>
    </w:p>
    <w:p w14:paraId="1434752E" w14:textId="62AA755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064C673" wp14:editId="751E11ED">
            <wp:extent cx="5499100" cy="1993900"/>
            <wp:effectExtent l="0" t="0" r="0" b="0"/>
            <wp:docPr id="265020066"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20066" name="Picture 1" descr="A math equations and formulas&#10;&#10;Description automatically generated"/>
                    <pic:cNvPicPr/>
                  </pic:nvPicPr>
                  <pic:blipFill>
                    <a:blip r:embed="rId24"/>
                    <a:stretch>
                      <a:fillRect/>
                    </a:stretch>
                  </pic:blipFill>
                  <pic:spPr>
                    <a:xfrm>
                      <a:off x="0" y="0"/>
                      <a:ext cx="5499100" cy="1993900"/>
                    </a:xfrm>
                    <a:prstGeom prst="rect">
                      <a:avLst/>
                    </a:prstGeom>
                  </pic:spPr>
                </pic:pic>
              </a:graphicData>
            </a:graphic>
          </wp:inline>
        </w:drawing>
      </w:r>
    </w:p>
    <w:p w14:paraId="027C0B20" w14:textId="5263147C" w:rsidR="001B0A76" w:rsidRDefault="001B0A76" w:rsidP="001B0A76">
      <w:pPr>
        <w:jc w:val="center"/>
        <w:rPr>
          <w:rFonts w:eastAsiaTheme="minorEastAsia"/>
        </w:rPr>
      </w:pPr>
      <w:r w:rsidRPr="001B0A76">
        <w:rPr>
          <w:rFonts w:eastAsiaTheme="minorEastAsia"/>
          <w:noProof/>
        </w:rPr>
        <w:drawing>
          <wp:inline distT="0" distB="0" distL="0" distR="0" wp14:anchorId="3E15B9A1" wp14:editId="627F347F">
            <wp:extent cx="5867400" cy="3924300"/>
            <wp:effectExtent l="0" t="0" r="0" b="0"/>
            <wp:docPr id="175782858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28584" name="Picture 1" descr="A math equations and formulas&#10;&#10;Description automatically generated with medium confidence"/>
                    <pic:cNvPicPr/>
                  </pic:nvPicPr>
                  <pic:blipFill>
                    <a:blip r:embed="rId25"/>
                    <a:stretch>
                      <a:fillRect/>
                    </a:stretch>
                  </pic:blipFill>
                  <pic:spPr>
                    <a:xfrm>
                      <a:off x="0" y="0"/>
                      <a:ext cx="5867400" cy="3924300"/>
                    </a:xfrm>
                    <a:prstGeom prst="rect">
                      <a:avLst/>
                    </a:prstGeom>
                  </pic:spPr>
                </pic:pic>
              </a:graphicData>
            </a:graphic>
          </wp:inline>
        </w:drawing>
      </w:r>
    </w:p>
    <w:p w14:paraId="3E484448" w14:textId="5B181842" w:rsidR="001B0A76" w:rsidRDefault="001B0A76">
      <w:pPr>
        <w:rPr>
          <w:rFonts w:eastAsiaTheme="minorEastAsia"/>
        </w:rPr>
      </w:pPr>
      <w:r>
        <w:rPr>
          <w:rFonts w:eastAsiaTheme="minorEastAsia"/>
        </w:rPr>
        <w:br w:type="page"/>
      </w:r>
    </w:p>
    <w:p w14:paraId="4667742B" w14:textId="1B29687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E99A142" wp14:editId="09806724">
            <wp:extent cx="5943600" cy="7315200"/>
            <wp:effectExtent l="0" t="0" r="0" b="0"/>
            <wp:docPr id="807028841" name="Picture 1" descr="A table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28841" name="Picture 1" descr="A table of math equations&#10;&#10;Description automatically generated"/>
                    <pic:cNvPicPr/>
                  </pic:nvPicPr>
                  <pic:blipFill>
                    <a:blip r:embed="rId26"/>
                    <a:stretch>
                      <a:fillRect/>
                    </a:stretch>
                  </pic:blipFill>
                  <pic:spPr>
                    <a:xfrm>
                      <a:off x="0" y="0"/>
                      <a:ext cx="5943600" cy="7315200"/>
                    </a:xfrm>
                    <a:prstGeom prst="rect">
                      <a:avLst/>
                    </a:prstGeom>
                  </pic:spPr>
                </pic:pic>
              </a:graphicData>
            </a:graphic>
          </wp:inline>
        </w:drawing>
      </w:r>
    </w:p>
    <w:p w14:paraId="3C8ADFF7" w14:textId="36BECB97" w:rsidR="001B0A76" w:rsidRDefault="001B0A76">
      <w:pPr>
        <w:rPr>
          <w:rFonts w:eastAsiaTheme="minorEastAsia"/>
        </w:rPr>
      </w:pPr>
      <w:r>
        <w:rPr>
          <w:rFonts w:eastAsiaTheme="minorEastAsia"/>
        </w:rPr>
        <w:br w:type="page"/>
      </w:r>
    </w:p>
    <w:p w14:paraId="509536EC" w14:textId="04B7D8DC"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C07147D" wp14:editId="56A9CB76">
            <wp:extent cx="5473700" cy="7200900"/>
            <wp:effectExtent l="0" t="0" r="0" b="0"/>
            <wp:docPr id="79825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51234" name=""/>
                    <pic:cNvPicPr/>
                  </pic:nvPicPr>
                  <pic:blipFill>
                    <a:blip r:embed="rId27"/>
                    <a:stretch>
                      <a:fillRect/>
                    </a:stretch>
                  </pic:blipFill>
                  <pic:spPr>
                    <a:xfrm>
                      <a:off x="0" y="0"/>
                      <a:ext cx="5473700" cy="7200900"/>
                    </a:xfrm>
                    <a:prstGeom prst="rect">
                      <a:avLst/>
                    </a:prstGeom>
                  </pic:spPr>
                </pic:pic>
              </a:graphicData>
            </a:graphic>
          </wp:inline>
        </w:drawing>
      </w:r>
    </w:p>
    <w:p w14:paraId="5AB8443E" w14:textId="6A1ED48A" w:rsidR="001B0A76" w:rsidRDefault="001B0A76">
      <w:pPr>
        <w:rPr>
          <w:rFonts w:eastAsiaTheme="minorEastAsia"/>
        </w:rPr>
      </w:pPr>
      <w:r>
        <w:rPr>
          <w:rFonts w:eastAsiaTheme="minorEastAsia"/>
        </w:rPr>
        <w:br w:type="page"/>
      </w:r>
    </w:p>
    <w:p w14:paraId="3BCCA00E" w14:textId="52D29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750CEE22" wp14:editId="0C18911B">
            <wp:extent cx="5727700" cy="7188200"/>
            <wp:effectExtent l="0" t="0" r="0" b="0"/>
            <wp:docPr id="201130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08284" name=""/>
                    <pic:cNvPicPr/>
                  </pic:nvPicPr>
                  <pic:blipFill>
                    <a:blip r:embed="rId28"/>
                    <a:stretch>
                      <a:fillRect/>
                    </a:stretch>
                  </pic:blipFill>
                  <pic:spPr>
                    <a:xfrm>
                      <a:off x="0" y="0"/>
                      <a:ext cx="5727700" cy="7188200"/>
                    </a:xfrm>
                    <a:prstGeom prst="rect">
                      <a:avLst/>
                    </a:prstGeom>
                  </pic:spPr>
                </pic:pic>
              </a:graphicData>
            </a:graphic>
          </wp:inline>
        </w:drawing>
      </w:r>
    </w:p>
    <w:p w14:paraId="3DAA4085" w14:textId="477A0528" w:rsidR="001B0A76" w:rsidRDefault="001B0A76">
      <w:pPr>
        <w:rPr>
          <w:rFonts w:eastAsiaTheme="minorEastAsia"/>
        </w:rPr>
      </w:pPr>
      <w:r>
        <w:rPr>
          <w:rFonts w:eastAsiaTheme="minorEastAsia"/>
        </w:rPr>
        <w:br w:type="page"/>
      </w:r>
    </w:p>
    <w:p w14:paraId="2F24BD61" w14:textId="380FBDAB"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EEC1D31" wp14:editId="5328B2FF">
            <wp:extent cx="5092700" cy="5994400"/>
            <wp:effectExtent l="0" t="0" r="0" b="0"/>
            <wp:docPr id="183097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76565" name=""/>
                    <pic:cNvPicPr/>
                  </pic:nvPicPr>
                  <pic:blipFill>
                    <a:blip r:embed="rId29"/>
                    <a:stretch>
                      <a:fillRect/>
                    </a:stretch>
                  </pic:blipFill>
                  <pic:spPr>
                    <a:xfrm>
                      <a:off x="0" y="0"/>
                      <a:ext cx="5092700" cy="5994400"/>
                    </a:xfrm>
                    <a:prstGeom prst="rect">
                      <a:avLst/>
                    </a:prstGeom>
                  </pic:spPr>
                </pic:pic>
              </a:graphicData>
            </a:graphic>
          </wp:inline>
        </w:drawing>
      </w:r>
    </w:p>
    <w:p w14:paraId="36E7FACB" w14:textId="38EF1581"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718BA46" wp14:editId="740113EC">
            <wp:extent cx="5194300" cy="3238500"/>
            <wp:effectExtent l="0" t="0" r="4445" b="1905"/>
            <wp:docPr id="155109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98983" name="Picture 1"/>
                    <pic:cNvPicPr/>
                  </pic:nvPicPr>
                  <pic:blipFill>
                    <a:blip r:embed="rId30"/>
                    <a:stretch>
                      <a:fillRect/>
                    </a:stretch>
                  </pic:blipFill>
                  <pic:spPr>
                    <a:xfrm>
                      <a:off x="0" y="0"/>
                      <a:ext cx="5194300" cy="3238500"/>
                    </a:xfrm>
                    <a:prstGeom prst="rect">
                      <a:avLst/>
                    </a:prstGeom>
                  </pic:spPr>
                </pic:pic>
              </a:graphicData>
            </a:graphic>
          </wp:inline>
        </w:drawing>
      </w:r>
    </w:p>
    <w:p w14:paraId="4A8DA94A" w14:textId="0263C7FF" w:rsidR="001B0A76" w:rsidRDefault="001B0A76" w:rsidP="001B0A76">
      <w:pPr>
        <w:jc w:val="center"/>
        <w:rPr>
          <w:rFonts w:eastAsiaTheme="minorEastAsia"/>
        </w:rPr>
      </w:pPr>
      <w:r w:rsidRPr="001B0A76">
        <w:rPr>
          <w:rFonts w:eastAsiaTheme="minorEastAsia"/>
          <w:noProof/>
        </w:rPr>
        <w:drawing>
          <wp:inline distT="0" distB="0" distL="0" distR="0" wp14:anchorId="48FC4047" wp14:editId="103AB7F1">
            <wp:extent cx="5676900" cy="800100"/>
            <wp:effectExtent l="0" t="0" r="0" b="0"/>
            <wp:docPr id="21704368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3681" name="Picture 1" descr="A black text on a white background&#10;&#10;Description automatically generated"/>
                    <pic:cNvPicPr/>
                  </pic:nvPicPr>
                  <pic:blipFill>
                    <a:blip r:embed="rId31"/>
                    <a:stretch>
                      <a:fillRect/>
                    </a:stretch>
                  </pic:blipFill>
                  <pic:spPr>
                    <a:xfrm>
                      <a:off x="0" y="0"/>
                      <a:ext cx="5676900" cy="800100"/>
                    </a:xfrm>
                    <a:prstGeom prst="rect">
                      <a:avLst/>
                    </a:prstGeom>
                  </pic:spPr>
                </pic:pic>
              </a:graphicData>
            </a:graphic>
          </wp:inline>
        </w:drawing>
      </w:r>
    </w:p>
    <w:p w14:paraId="5E5D13AD" w14:textId="00B9C8CC" w:rsidR="001B0A76" w:rsidRDefault="001B0A76" w:rsidP="001B0A76">
      <w:pPr>
        <w:jc w:val="center"/>
        <w:rPr>
          <w:rFonts w:eastAsiaTheme="minorEastAsia"/>
        </w:rPr>
      </w:pPr>
      <w:r w:rsidRPr="001B0A76">
        <w:rPr>
          <w:rFonts w:eastAsiaTheme="minorEastAsia"/>
          <w:noProof/>
        </w:rPr>
        <w:drawing>
          <wp:inline distT="0" distB="0" distL="0" distR="0" wp14:anchorId="7258EB09" wp14:editId="583DA990">
            <wp:extent cx="4800600" cy="3619500"/>
            <wp:effectExtent l="0" t="0" r="0" b="0"/>
            <wp:docPr id="820938292"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38292" name="Picture 1" descr="A math equations and formulas&#10;&#10;Description automatically generated"/>
                    <pic:cNvPicPr/>
                  </pic:nvPicPr>
                  <pic:blipFill>
                    <a:blip r:embed="rId32"/>
                    <a:stretch>
                      <a:fillRect/>
                    </a:stretch>
                  </pic:blipFill>
                  <pic:spPr>
                    <a:xfrm>
                      <a:off x="0" y="0"/>
                      <a:ext cx="4800600" cy="3619500"/>
                    </a:xfrm>
                    <a:prstGeom prst="rect">
                      <a:avLst/>
                    </a:prstGeom>
                  </pic:spPr>
                </pic:pic>
              </a:graphicData>
            </a:graphic>
          </wp:inline>
        </w:drawing>
      </w:r>
    </w:p>
    <w:p w14:paraId="77C114B7" w14:textId="4544B8C6" w:rsidR="001B0A76" w:rsidRDefault="001B0A76">
      <w:pPr>
        <w:rPr>
          <w:rFonts w:eastAsiaTheme="minorEastAsia"/>
        </w:rPr>
      </w:pPr>
      <w:r>
        <w:rPr>
          <w:rFonts w:eastAsiaTheme="minorEastAsia"/>
        </w:rPr>
        <w:br w:type="page"/>
      </w:r>
    </w:p>
    <w:p w14:paraId="78716D5A" w14:textId="0B7E72D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0D089A4B" wp14:editId="1E13F036">
            <wp:extent cx="5511800" cy="774700"/>
            <wp:effectExtent l="0" t="0" r="0" b="0"/>
            <wp:docPr id="1943376019"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76019" name="Picture 1" descr="A math equation with numbers and symbols&#10;&#10;Description automatically generated"/>
                    <pic:cNvPicPr/>
                  </pic:nvPicPr>
                  <pic:blipFill>
                    <a:blip r:embed="rId33"/>
                    <a:stretch>
                      <a:fillRect/>
                    </a:stretch>
                  </pic:blipFill>
                  <pic:spPr>
                    <a:xfrm>
                      <a:off x="0" y="0"/>
                      <a:ext cx="5511800" cy="774700"/>
                    </a:xfrm>
                    <a:prstGeom prst="rect">
                      <a:avLst/>
                    </a:prstGeom>
                  </pic:spPr>
                </pic:pic>
              </a:graphicData>
            </a:graphic>
          </wp:inline>
        </w:drawing>
      </w:r>
    </w:p>
    <w:p w14:paraId="705D9972" w14:textId="202BA9A5" w:rsidR="001B0A76" w:rsidRPr="00437758" w:rsidRDefault="001B0A76" w:rsidP="001B0A76">
      <w:pPr>
        <w:jc w:val="center"/>
        <w:rPr>
          <w:rFonts w:eastAsiaTheme="minorEastAsia"/>
        </w:rPr>
      </w:pPr>
      <w:r w:rsidRPr="001B0A76">
        <w:rPr>
          <w:rFonts w:eastAsiaTheme="minorEastAsia"/>
          <w:noProof/>
        </w:rPr>
        <w:drawing>
          <wp:inline distT="0" distB="0" distL="0" distR="0" wp14:anchorId="4617E5E6" wp14:editId="1DDB82EC">
            <wp:extent cx="5651500" cy="4191000"/>
            <wp:effectExtent l="0" t="0" r="0" b="0"/>
            <wp:docPr id="434563993"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63993" name="Picture 1" descr="A math equations and formulas&#10;&#10;Description automatically generated"/>
                    <pic:cNvPicPr/>
                  </pic:nvPicPr>
                  <pic:blipFill>
                    <a:blip r:embed="rId34"/>
                    <a:stretch>
                      <a:fillRect/>
                    </a:stretch>
                  </pic:blipFill>
                  <pic:spPr>
                    <a:xfrm>
                      <a:off x="0" y="0"/>
                      <a:ext cx="5651500" cy="4191000"/>
                    </a:xfrm>
                    <a:prstGeom prst="rect">
                      <a:avLst/>
                    </a:prstGeom>
                  </pic:spPr>
                </pic:pic>
              </a:graphicData>
            </a:graphic>
          </wp:inline>
        </w:drawing>
      </w:r>
    </w:p>
    <w:sectPr w:rsidR="001B0A76" w:rsidRPr="00437758">
      <w:footerReference w:type="even" r:id="rId35"/>
      <w:footerReference w:type="default" r:id="rId3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deleine Dowling" w:date="2024-01-04T16:56:00Z" w:initials="MD">
    <w:p w14:paraId="6E2C56F4" w14:textId="02D66FE4" w:rsidR="00DB7F5A" w:rsidRDefault="00DB7F5A" w:rsidP="00DB7F5A">
      <w:pPr>
        <w:pStyle w:val="CommentText"/>
      </w:pPr>
      <w:r>
        <w:rPr>
          <w:rStyle w:val="CommentReference"/>
        </w:rPr>
        <w:annotationRef/>
      </w:r>
      <w:r>
        <w:t>?</w:t>
      </w:r>
    </w:p>
  </w:comment>
  <w:comment w:id="1" w:author="Arnav Sheth" w:date="2024-01-10T11:09:00Z" w:initials="AS">
    <w:p w14:paraId="6A47E88E" w14:textId="77777777" w:rsidR="008F73A0" w:rsidRDefault="008F73A0" w:rsidP="008F73A0">
      <w:r>
        <w:rPr>
          <w:rStyle w:val="CommentReference"/>
        </w:rPr>
        <w:annotationRef/>
      </w:r>
      <w:r>
        <w:rPr>
          <w:sz w:val="20"/>
          <w:szCs w:val="20"/>
        </w:rPr>
        <w:t>R^2 considerations are one way by which include and/or exclude regressors.</w:t>
      </w:r>
    </w:p>
  </w:comment>
  <w:comment w:id="2" w:author="Waylon Bryson" w:date="2024-01-10T13:50:00Z" w:initials="WB">
    <w:p w14:paraId="65B1114A" w14:textId="0B1D1714" w:rsidR="00071840" w:rsidRDefault="00071840">
      <w:pPr>
        <w:pStyle w:val="CommentText"/>
      </w:pPr>
      <w:r>
        <w:rPr>
          <w:rStyle w:val="CommentReference"/>
        </w:rPr>
        <w:annotationRef/>
      </w:r>
      <w:r>
        <w:t>I think the question was on the meaning of “(say)”.  Is that a citation or a term of art?</w:t>
      </w:r>
      <w:r w:rsidR="00A80641">
        <w:t xml:space="preserve">  If it is </w:t>
      </w:r>
      <w:r w:rsidR="00776071">
        <w:t>a citation shouldn’t the “s” in “say” be capitalized?</w:t>
      </w:r>
    </w:p>
    <w:p w14:paraId="0233E6FE" w14:textId="4C621572" w:rsidR="00071840" w:rsidRDefault="00071840">
      <w:pPr>
        <w:pStyle w:val="CommentText"/>
      </w:pPr>
    </w:p>
  </w:comment>
  <w:comment w:id="3" w:author="Arnav Sheth" w:date="2024-01-11T13:18:00Z" w:initials="AS">
    <w:p w14:paraId="6384750E" w14:textId="77777777" w:rsidR="006E073F" w:rsidRDefault="006E073F" w:rsidP="006E073F">
      <w:r>
        <w:rPr>
          <w:rStyle w:val="CommentReference"/>
        </w:rPr>
        <w:annotationRef/>
      </w:r>
      <w:r>
        <w:rPr>
          <w:sz w:val="20"/>
          <w:szCs w:val="20"/>
        </w:rPr>
        <w:t>It is a term of art. Not a citation.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2C56F4" w15:done="0"/>
  <w15:commentEx w15:paraId="6A47E88E" w15:paraIdParent="6E2C56F4" w15:done="0"/>
  <w15:commentEx w15:paraId="0233E6FE" w15:paraIdParent="6E2C56F4" w15:done="0"/>
  <w15:commentEx w15:paraId="6384750E" w15:paraIdParent="6E2C56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911B5A7" w16cex:dateUtc="2024-01-04T21:56:00Z"/>
  <w16cex:commentExtensible w16cex:durableId="04DE7A69" w16cex:dateUtc="2024-01-10T16:09:00Z"/>
  <w16cex:commentExtensible w16cex:durableId="6BBFF7AB" w16cex:dateUtc="2024-01-10T18:50:00Z"/>
  <w16cex:commentExtensible w16cex:durableId="3E159AFB" w16cex:dateUtc="2024-01-11T18: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2C56F4" w16cid:durableId="5911B5A7"/>
  <w16cid:commentId w16cid:paraId="6A47E88E" w16cid:durableId="04DE7A69"/>
  <w16cid:commentId w16cid:paraId="0233E6FE" w16cid:durableId="6BBFF7AB"/>
  <w16cid:commentId w16cid:paraId="6384750E" w16cid:durableId="3E159A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6BFD0" w14:textId="77777777" w:rsidR="00172206" w:rsidRDefault="00172206" w:rsidP="00445E14">
      <w:r>
        <w:separator/>
      </w:r>
    </w:p>
  </w:endnote>
  <w:endnote w:type="continuationSeparator" w:id="0">
    <w:p w14:paraId="409A1479" w14:textId="77777777" w:rsidR="00172206" w:rsidRDefault="00172206" w:rsidP="00445E14">
      <w:r>
        <w:continuationSeparator/>
      </w:r>
    </w:p>
  </w:endnote>
  <w:endnote w:type="continuationNotice" w:id="1">
    <w:p w14:paraId="71362BC4" w14:textId="77777777" w:rsidR="00172206" w:rsidRDefault="001722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5959997"/>
      <w:docPartObj>
        <w:docPartGallery w:val="Page Numbers (Bottom of Page)"/>
        <w:docPartUnique/>
      </w:docPartObj>
    </w:sdtPr>
    <w:sdtContent>
      <w:p w14:paraId="0B4A2F96" w14:textId="6060155F"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5345925"/>
      <w:docPartObj>
        <w:docPartGallery w:val="Page Numbers (Bottom of Page)"/>
        <w:docPartUnique/>
      </w:docPartObj>
    </w:sdtPr>
    <w:sdtContent>
      <w:p w14:paraId="090FCF74" w14:textId="26A064BF" w:rsidR="00445E14" w:rsidRDefault="00445E14" w:rsidP="00380BC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527EF" w14:textId="77777777" w:rsidR="00445E14" w:rsidRDefault="00445E14" w:rsidP="00445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9655397"/>
      <w:docPartObj>
        <w:docPartGallery w:val="Page Numbers (Bottom of Page)"/>
        <w:docPartUnique/>
      </w:docPartObj>
    </w:sdtPr>
    <w:sdtContent>
      <w:p w14:paraId="2A568E1B" w14:textId="52828157"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1861E2" w14:textId="77777777" w:rsidR="00445E14" w:rsidRDefault="00445E14" w:rsidP="00445E1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B385C" w14:textId="77777777" w:rsidR="00172206" w:rsidRDefault="00172206" w:rsidP="00445E14">
      <w:r>
        <w:separator/>
      </w:r>
    </w:p>
  </w:footnote>
  <w:footnote w:type="continuationSeparator" w:id="0">
    <w:p w14:paraId="7E6972C5" w14:textId="77777777" w:rsidR="00172206" w:rsidRDefault="00172206" w:rsidP="00445E14">
      <w:r>
        <w:continuationSeparator/>
      </w:r>
    </w:p>
  </w:footnote>
  <w:footnote w:type="continuationNotice" w:id="1">
    <w:p w14:paraId="7129CBEB" w14:textId="77777777" w:rsidR="00172206" w:rsidRDefault="00172206"/>
  </w:footnote>
  <w:footnote w:id="2">
    <w:p w14:paraId="19BC2BF7"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https://www.bain.com/insights/topics/global-private-equity-report/</w:t>
      </w:r>
    </w:p>
  </w:footnote>
  <w:footnote w:id="3">
    <w:p w14:paraId="289C7A56"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https://www.mckinsey.com/industries/private-equity-and-principal-investors/our-insights/mckinseys-private-markets-annual-review/</w:t>
      </w:r>
    </w:p>
  </w:footnote>
  <w:footnote w:id="4">
    <w:p w14:paraId="5EF34B82" w14:textId="0277F05F" w:rsidR="00A51E60" w:rsidRDefault="00A51E60">
      <w:pPr>
        <w:pStyle w:val="FootnoteText"/>
      </w:pPr>
      <w:r>
        <w:rPr>
          <w:rStyle w:val="FootnoteReference"/>
        </w:rPr>
        <w:footnoteRef/>
      </w:r>
      <w:r>
        <w:t xml:space="preserve"> </w:t>
      </w:r>
      <w:r w:rsidR="00670982">
        <w:t xml:space="preserve">Source: </w:t>
      </w:r>
      <w:r w:rsidRPr="00A51E60">
        <w:t>https://www.bloomberg.com/professional/blog/sure-time-to-grasp-the-potential-of-structured-products/</w:t>
      </w:r>
    </w:p>
  </w:footnote>
  <w:footnote w:id="5">
    <w:p w14:paraId="3C7486AA" w14:textId="5588234C" w:rsidR="008A6C07" w:rsidRDefault="008A6C07">
      <w:pPr>
        <w:pStyle w:val="FootnoteText"/>
      </w:pPr>
      <w:r>
        <w:rPr>
          <w:rStyle w:val="FootnoteReference"/>
        </w:rPr>
        <w:footnoteRef/>
      </w:r>
      <w:r>
        <w:t xml:space="preserve"> </w:t>
      </w:r>
      <w:r w:rsidRPr="00080123">
        <w:t>Source:</w:t>
      </w:r>
      <w:r>
        <w:t xml:space="preserve"> </w:t>
      </w:r>
      <w:r w:rsidRPr="00080123">
        <w:t>https://icapital.com/insights/practice-management/untapped-potential-alternative-investments-and-the-wealth-management-channel/</w:t>
      </w:r>
    </w:p>
  </w:footnote>
  <w:footnote w:id="6">
    <w:p w14:paraId="1CFBD208" w14:textId="38B3B1BB" w:rsidR="00BB5321" w:rsidRDefault="00BB5321">
      <w:pPr>
        <w:pStyle w:val="FootnoteText"/>
      </w:pPr>
      <w:r>
        <w:rPr>
          <w:rStyle w:val="FootnoteReference"/>
        </w:rPr>
        <w:footnoteRef/>
      </w:r>
      <w:r>
        <w:t xml:space="preserve"> See, for example: </w:t>
      </w:r>
      <w:proofErr w:type="gramStart"/>
      <w:r w:rsidRPr="00BB5321">
        <w:t>https://pages.stern.nyu.edu/~adamodar/pdfiles/ovhds/ch5.pdf#page=43</w:t>
      </w:r>
      <w:proofErr w:type="gramEnd"/>
    </w:p>
  </w:footnote>
  <w:footnote w:id="7">
    <w:p w14:paraId="16D30137" w14:textId="4C1C5D74" w:rsidR="00DB0AD3" w:rsidRDefault="00DB0AD3" w:rsidP="00DB0AD3">
      <w:pPr>
        <w:pStyle w:val="FootnoteText"/>
      </w:pPr>
      <w:r>
        <w:rPr>
          <w:rStyle w:val="FootnoteReference"/>
        </w:rPr>
        <w:footnoteRef/>
      </w:r>
      <w:r>
        <w:t xml:space="preserve"> They </w:t>
      </w:r>
      <w:r w:rsidRPr="007D2C0F">
        <w:t xml:space="preserve">may not fully capture the complexities of </w:t>
      </w:r>
      <w:r w:rsidR="007958A2">
        <w:t>PE</w:t>
      </w:r>
      <w:r w:rsidRPr="007D2C0F">
        <w:t xml:space="preserve"> investments, such as the strategic timing of cash flows and the long-term, illiquid nature of these assets.</w:t>
      </w:r>
    </w:p>
  </w:footnote>
  <w:footnote w:id="8">
    <w:p w14:paraId="7BF007DB" w14:textId="2B9E6DBF" w:rsidR="00EF4E53" w:rsidRDefault="00EF4E53">
      <w:pPr>
        <w:pStyle w:val="FootnoteText"/>
      </w:pPr>
      <w:r>
        <w:rPr>
          <w:rStyle w:val="FootnoteReference"/>
        </w:rPr>
        <w:footnoteRef/>
      </w:r>
      <w:r>
        <w:t xml:space="preserve"> </w:t>
      </w:r>
      <w:r w:rsidRPr="00EF4E53">
        <w:t>Our factor returns are almost always monthly, as are the de-smoothed returns.</w:t>
      </w:r>
    </w:p>
  </w:footnote>
  <w:footnote w:id="9">
    <w:p w14:paraId="399D12FE" w14:textId="207B84AD" w:rsidR="00EF4E53" w:rsidRDefault="00EF4E53">
      <w:pPr>
        <w:pStyle w:val="FootnoteText"/>
      </w:pPr>
      <w:r>
        <w:rPr>
          <w:rStyle w:val="FootnoteReference"/>
        </w:rPr>
        <w:footnoteRef/>
      </w:r>
      <w:r>
        <w:t xml:space="preserve"> Note that the vector </w:t>
      </w:r>
      <m:oMath>
        <m:r>
          <w:rPr>
            <w:rFonts w:ascii="Cambria Math" w:hAnsi="Cambria Math"/>
          </w:rPr>
          <m:t>ϕ∈</m:t>
        </m:r>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For quarterly reported data, say </w:t>
      </w:r>
      <m:oMath>
        <m:r>
          <w:rPr>
            <w:rFonts w:ascii="Cambria Math" w:eastAsiaTheme="minorEastAsia" w:hAnsi="Cambria Math"/>
          </w:rPr>
          <m:t>ϕ=</m:t>
        </m:r>
        <m:d>
          <m:dPr>
            <m:begChr m:val="["/>
            <m:endChr m:val="]"/>
            <m:ctrlPr>
              <w:rPr>
                <w:rFonts w:ascii="Cambria Math" w:eastAsiaTheme="minorEastAsia" w:hAnsi="Cambria Math"/>
                <w:i/>
              </w:rPr>
            </m:ctrlPr>
          </m:dPr>
          <m:e>
            <m:r>
              <w:rPr>
                <w:rFonts w:ascii="Cambria Math" w:eastAsiaTheme="minorEastAsia" w:hAnsi="Cambria Math"/>
              </w:rPr>
              <m:t>a, b, c</m:t>
            </m:r>
          </m:e>
        </m:d>
        <m:r>
          <w:rPr>
            <w:rFonts w:ascii="Cambria Math" w:eastAsiaTheme="minorEastAsia" w:hAnsi="Cambria Math"/>
          </w:rPr>
          <m:t>'</m:t>
        </m:r>
      </m:oMath>
      <w:r>
        <w:rPr>
          <w:rFonts w:eastAsiaTheme="minorEastAsia"/>
        </w:rPr>
        <w:t xml:space="preserve"> where </w:t>
      </w:r>
      <m:oMath>
        <m:r>
          <w:rPr>
            <w:rFonts w:ascii="Cambria Math" w:eastAsiaTheme="minorEastAsia" w:hAnsi="Cambria Math"/>
          </w:rPr>
          <m:t>a, b, c</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=[a, b, c, 1-a, 1-b, 1-c]'</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is 3. For monthly reported data, say </w:t>
      </w:r>
      <m:oMath>
        <m:r>
          <w:rPr>
            <w:rFonts w:ascii="Cambria Math" w:eastAsiaTheme="minorEastAsia" w:hAnsi="Cambria Math"/>
          </w:rPr>
          <m:t>ϕ=[a, b, c, d, e]'</m:t>
        </m:r>
      </m:oMath>
      <w:r>
        <w:rPr>
          <w:rFonts w:eastAsiaTheme="minorEastAsia"/>
        </w:rPr>
        <w:t xml:space="preserve"> where </w:t>
      </w:r>
      <m:oMath>
        <m:r>
          <w:rPr>
            <w:rFonts w:ascii="Cambria Math" w:eastAsiaTheme="minorEastAsia" w:hAnsi="Cambria Math"/>
          </w:rPr>
          <m:t>a, b, c, d,e</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m:t>
        </m:r>
        <m:d>
          <m:dPr>
            <m:begChr m:val="["/>
            <m:endChr m:val="]"/>
            <m:ctrlPr>
              <w:rPr>
                <w:rFonts w:ascii="Cambria Math" w:hAnsi="Cambria Math"/>
                <w:i/>
              </w:rPr>
            </m:ctrlPr>
          </m:dPr>
          <m:e>
            <m:r>
              <w:rPr>
                <w:rFonts w:ascii="Cambria Math" w:hAnsi="Cambria Math"/>
              </w:rPr>
              <m:t>a, b, c, d, e, 1-a-b-c-d-e</m:t>
            </m:r>
          </m:e>
        </m:d>
        <m:r>
          <w:rPr>
            <w:rFonts w:ascii="Cambria Math" w:hAnsi="Cambria Math"/>
          </w:rPr>
          <m:t>'</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here, is 1.</w:t>
      </w:r>
    </w:p>
  </w:footnote>
  <w:footnote w:id="10">
    <w:p w14:paraId="615A29F0" w14:textId="033CCC69" w:rsidR="00084851" w:rsidRDefault="00084851">
      <w:pPr>
        <w:pStyle w:val="FootnoteText"/>
      </w:pPr>
      <w:r>
        <w:rPr>
          <w:rStyle w:val="FootnoteReference"/>
        </w:rPr>
        <w:footnoteRef/>
      </w:r>
      <w:r>
        <w:t xml:space="preserve"> In the frequentist sense of the word. </w:t>
      </w:r>
    </w:p>
  </w:footnote>
  <w:footnote w:id="11">
    <w:p w14:paraId="70CDB787" w14:textId="77777777" w:rsidR="00DB4324" w:rsidRDefault="00DB4324" w:rsidP="00DB4324">
      <w:pPr>
        <w:pStyle w:val="FootnoteText"/>
      </w:pPr>
      <w:r>
        <w:rPr>
          <w:rStyle w:val="FootnoteReference"/>
        </w:rPr>
        <w:footnoteRef/>
      </w:r>
      <w:r>
        <w:t xml:space="preserve"> </w:t>
      </w:r>
      <w:r w:rsidRPr="009F6DC2">
        <w:t>Gibbs sampling is a statistical technique used for generating sequences of samples from the probability distribution of multiple variables. It's a kind of Markov Chain Monte Carlo (MCMC) method</w:t>
      </w:r>
      <w:r>
        <w:t xml:space="preserve">. It </w:t>
      </w:r>
      <w:r w:rsidRPr="0095678D">
        <w:t>is particularly useful in scenarios where directly sampling from the joint distribution is difficult, but sampling from the conditional distribution of each variable is feasible.</w:t>
      </w:r>
    </w:p>
  </w:footnote>
  <w:footnote w:id="12">
    <w:p w14:paraId="7F5A5F92" w14:textId="7EE2BDEE" w:rsidR="00737675" w:rsidRDefault="00737675">
      <w:pPr>
        <w:pStyle w:val="FootnoteText"/>
      </w:pPr>
      <w:r>
        <w:rPr>
          <w:rStyle w:val="FootnoteReference"/>
        </w:rPr>
        <w:footnoteRef/>
      </w:r>
      <w:r>
        <w:t xml:space="preserve"> Subject to a </w:t>
      </w:r>
      <w:r w:rsidR="002228CA">
        <w:t>zero-exposure</w:t>
      </w:r>
      <w:r>
        <w:t xml:space="preserve"> prior.</w:t>
      </w:r>
    </w:p>
  </w:footnote>
  <w:footnote w:id="13">
    <w:p w14:paraId="26CA42BB" w14:textId="3428B2E1" w:rsidR="00596757" w:rsidRPr="00596757" w:rsidRDefault="00596757" w:rsidP="00596757">
      <w:pPr>
        <w:pStyle w:val="FootnoteText"/>
      </w:pPr>
      <w:r>
        <w:rPr>
          <w:rStyle w:val="FootnoteReference"/>
        </w:rPr>
        <w:footnoteRef/>
      </w:r>
      <w:r>
        <w:t xml:space="preserve"> </w:t>
      </w:r>
      <w:r w:rsidRPr="00596757">
        <w:t>Empirically</w:t>
      </w:r>
      <w:r>
        <w:t>,</w:t>
      </w:r>
      <w:r w:rsidRPr="00596757">
        <w:t xml:space="preserve"> this test is sensitive to the volatility of the asset relative to the prior. </w:t>
      </w:r>
      <w:r>
        <w:t xml:space="preserve">Note that </w:t>
      </w:r>
      <w:r w:rsidRPr="00596757">
        <w:t xml:space="preserve">the denominator in the calculations </w:t>
      </w:r>
      <w:r>
        <w:t xml:space="preserve">above </w:t>
      </w:r>
      <w:r w:rsidRPr="00596757">
        <w:t>are simply historical sample variance. A simple solution to this potential issue is to explicitly link the prior variance to the sample variance</w:t>
      </w:r>
      <w:r w:rsidR="002136AF">
        <w:t xml:space="preserve">. This is the default approach </w:t>
      </w:r>
      <w:r w:rsidR="003F58E4">
        <w:t xml:space="preserve">in Architect </w:t>
      </w:r>
      <w:r w:rsidR="002136AF">
        <w:t>as of April 10, 2024.</w:t>
      </w:r>
    </w:p>
    <w:p w14:paraId="1FD0928D" w14:textId="386ED0B5" w:rsidR="00596757" w:rsidRDefault="00596757">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212B"/>
    <w:multiLevelType w:val="hybridMultilevel"/>
    <w:tmpl w:val="737A8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02896"/>
    <w:multiLevelType w:val="hybridMultilevel"/>
    <w:tmpl w:val="9DB81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75D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776550"/>
    <w:multiLevelType w:val="hybridMultilevel"/>
    <w:tmpl w:val="F19C9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E290A"/>
    <w:multiLevelType w:val="hybridMultilevel"/>
    <w:tmpl w:val="607AB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5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E43B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D04473"/>
    <w:multiLevelType w:val="multilevel"/>
    <w:tmpl w:val="0F34ADE8"/>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113712"/>
    <w:multiLevelType w:val="hybridMultilevel"/>
    <w:tmpl w:val="F95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31F2B"/>
    <w:multiLevelType w:val="multilevel"/>
    <w:tmpl w:val="0688EB02"/>
    <w:lvl w:ilvl="0">
      <w:start w:val="1"/>
      <w:numFmt w:val="decimal"/>
      <w:lvlText w:val="%1."/>
      <w:lvlJc w:val="left"/>
      <w:pPr>
        <w:ind w:left="1080" w:hanging="360"/>
      </w:pPr>
    </w:lvl>
    <w:lvl w:ilvl="1">
      <w:start w:val="1"/>
      <w:numFmt w:val="decimal"/>
      <w:lvlText w:val="%1.%2."/>
      <w:lvlJc w:val="left"/>
      <w:pPr>
        <w:ind w:left="1512" w:hanging="432"/>
      </w:pPr>
      <w:rPr>
        <w:rFonts w:asciiTheme="majorHAnsi" w:hAnsiTheme="majorHAnsi" w:cstheme="majorHAnsi" w:hint="default"/>
        <w:sz w:val="28"/>
        <w:szCs w:val="28"/>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404A20A0"/>
    <w:multiLevelType w:val="multilevel"/>
    <w:tmpl w:val="C6402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DC2DB2"/>
    <w:multiLevelType w:val="multilevel"/>
    <w:tmpl w:val="4D180C06"/>
    <w:lvl w:ilvl="0">
      <w:start w:val="1"/>
      <w:numFmt w:val="decimal"/>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7D7D92"/>
    <w:multiLevelType w:val="multilevel"/>
    <w:tmpl w:val="C4381CA0"/>
    <w:lvl w:ilvl="0">
      <w:start w:val="1"/>
      <w:numFmt w:val="upperRoman"/>
      <w:lvlText w:val="%1."/>
      <w:lvlJc w:val="righ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DC1374"/>
    <w:multiLevelType w:val="hybridMultilevel"/>
    <w:tmpl w:val="E5E89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623C52"/>
    <w:multiLevelType w:val="multilevel"/>
    <w:tmpl w:val="B76AE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EB4DB3"/>
    <w:multiLevelType w:val="multilevel"/>
    <w:tmpl w:val="55A40DDA"/>
    <w:lvl w:ilvl="0">
      <w:start w:val="1"/>
      <w:numFmt w:val="upperLetter"/>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90842CC"/>
    <w:multiLevelType w:val="multilevel"/>
    <w:tmpl w:val="998C2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AC1FE1"/>
    <w:multiLevelType w:val="hybridMultilevel"/>
    <w:tmpl w:val="4C18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F105CE"/>
    <w:multiLevelType w:val="multilevel"/>
    <w:tmpl w:val="D3EEF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F44F91"/>
    <w:multiLevelType w:val="multilevel"/>
    <w:tmpl w:val="1FE02888"/>
    <w:lvl w:ilvl="0">
      <w:start w:val="1"/>
      <w:numFmt w:val="decimal"/>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F0D16FE"/>
    <w:multiLevelType w:val="hybridMultilevel"/>
    <w:tmpl w:val="9E129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B25D8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51C037E"/>
    <w:multiLevelType w:val="hybridMultilevel"/>
    <w:tmpl w:val="4822A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9646E8"/>
    <w:multiLevelType w:val="hybridMultilevel"/>
    <w:tmpl w:val="101A3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472E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5863D2"/>
    <w:multiLevelType w:val="hybridMultilevel"/>
    <w:tmpl w:val="5EEE5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353938">
    <w:abstractNumId w:val="20"/>
  </w:num>
  <w:num w:numId="2" w16cid:durableId="1756782704">
    <w:abstractNumId w:val="21"/>
  </w:num>
  <w:num w:numId="3" w16cid:durableId="1370647188">
    <w:abstractNumId w:val="3"/>
  </w:num>
  <w:num w:numId="4" w16cid:durableId="221797831">
    <w:abstractNumId w:val="22"/>
  </w:num>
  <w:num w:numId="5" w16cid:durableId="136008900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2811721">
    <w:abstractNumId w:val="9"/>
  </w:num>
  <w:num w:numId="7" w16cid:durableId="1350256350">
    <w:abstractNumId w:val="0"/>
  </w:num>
  <w:num w:numId="8" w16cid:durableId="1176388193">
    <w:abstractNumId w:val="13"/>
  </w:num>
  <w:num w:numId="9" w16cid:durableId="1588467186">
    <w:abstractNumId w:val="8"/>
  </w:num>
  <w:num w:numId="10" w16cid:durableId="1811513278">
    <w:abstractNumId w:val="17"/>
  </w:num>
  <w:num w:numId="11" w16cid:durableId="1470900690">
    <w:abstractNumId w:val="5"/>
  </w:num>
  <w:num w:numId="12" w16cid:durableId="132647045">
    <w:abstractNumId w:val="24"/>
  </w:num>
  <w:num w:numId="13" w16cid:durableId="1503231818">
    <w:abstractNumId w:val="2"/>
  </w:num>
  <w:num w:numId="14" w16cid:durableId="278536754">
    <w:abstractNumId w:val="4"/>
  </w:num>
  <w:num w:numId="15" w16cid:durableId="1935360501">
    <w:abstractNumId w:val="6"/>
  </w:num>
  <w:num w:numId="16" w16cid:durableId="2042700761">
    <w:abstractNumId w:val="25"/>
  </w:num>
  <w:num w:numId="17" w16cid:durableId="1880510189">
    <w:abstractNumId w:val="7"/>
  </w:num>
  <w:num w:numId="18" w16cid:durableId="1415129256">
    <w:abstractNumId w:val="23"/>
  </w:num>
  <w:num w:numId="19" w16cid:durableId="741679639">
    <w:abstractNumId w:val="1"/>
  </w:num>
  <w:num w:numId="20" w16cid:durableId="1430464149">
    <w:abstractNumId w:val="12"/>
  </w:num>
  <w:num w:numId="21" w16cid:durableId="936522195">
    <w:abstractNumId w:val="19"/>
  </w:num>
  <w:num w:numId="22" w16cid:durableId="801508043">
    <w:abstractNumId w:val="11"/>
  </w:num>
  <w:num w:numId="23" w16cid:durableId="464129263">
    <w:abstractNumId w:val="16"/>
  </w:num>
  <w:num w:numId="24" w16cid:durableId="364526197">
    <w:abstractNumId w:val="15"/>
  </w:num>
  <w:num w:numId="25" w16cid:durableId="751197815">
    <w:abstractNumId w:val="10"/>
  </w:num>
  <w:num w:numId="26" w16cid:durableId="2004315602">
    <w:abstractNumId w:val="14"/>
  </w:num>
  <w:num w:numId="27" w16cid:durableId="1843010442">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eine Dowling">
    <w15:presenceInfo w15:providerId="AD" w15:userId="S::madeleine.dowling@icapitalnetwork.com::2ee1fa40-c171-4e69-8a0f-0cfe42b6eb1b"/>
  </w15:person>
  <w15:person w15:author="Arnav Sheth">
    <w15:presenceInfo w15:providerId="AD" w15:userId="S::asheth@icapitalnetwork.com::368154f3-f54a-4cfd-bd90-37c78ad34f0c"/>
  </w15:person>
  <w15:person w15:author="Waylon Bryson">
    <w15:presenceInfo w15:providerId="AD" w15:userId="S::wbryson@icapitalnetwork.com::1647a9d1-2bce-4513-a62c-fabe96cfcbe9"/>
  </w15:person>
  <w15:person w15:author="Clinton Tepper">
    <w15:presenceInfo w15:providerId="AD" w15:userId="S::ctepper@icapitalnetwork.com::74a236de-3bf1-4477-8310-85fa31fafa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EDE"/>
    <w:rsid w:val="000012F4"/>
    <w:rsid w:val="000049C1"/>
    <w:rsid w:val="00011BD3"/>
    <w:rsid w:val="0001284F"/>
    <w:rsid w:val="00013E84"/>
    <w:rsid w:val="00014A81"/>
    <w:rsid w:val="0001709C"/>
    <w:rsid w:val="000301D2"/>
    <w:rsid w:val="000318D6"/>
    <w:rsid w:val="000321F3"/>
    <w:rsid w:val="00041ABB"/>
    <w:rsid w:val="00041E26"/>
    <w:rsid w:val="00045891"/>
    <w:rsid w:val="000467EC"/>
    <w:rsid w:val="00046823"/>
    <w:rsid w:val="0005194A"/>
    <w:rsid w:val="00056F1C"/>
    <w:rsid w:val="00063A2F"/>
    <w:rsid w:val="000668C0"/>
    <w:rsid w:val="00066918"/>
    <w:rsid w:val="00071417"/>
    <w:rsid w:val="00071840"/>
    <w:rsid w:val="00071A04"/>
    <w:rsid w:val="0007203D"/>
    <w:rsid w:val="00080123"/>
    <w:rsid w:val="000819A6"/>
    <w:rsid w:val="00084660"/>
    <w:rsid w:val="00084851"/>
    <w:rsid w:val="000951C8"/>
    <w:rsid w:val="000971A4"/>
    <w:rsid w:val="000A736E"/>
    <w:rsid w:val="000B09BE"/>
    <w:rsid w:val="000B3B31"/>
    <w:rsid w:val="000C0E69"/>
    <w:rsid w:val="000D1491"/>
    <w:rsid w:val="000D43EE"/>
    <w:rsid w:val="000D4E0D"/>
    <w:rsid w:val="000E3899"/>
    <w:rsid w:val="000E5580"/>
    <w:rsid w:val="000E7E5F"/>
    <w:rsid w:val="00103A34"/>
    <w:rsid w:val="00104B8A"/>
    <w:rsid w:val="00105231"/>
    <w:rsid w:val="00110A6F"/>
    <w:rsid w:val="00115679"/>
    <w:rsid w:val="00124D04"/>
    <w:rsid w:val="00126011"/>
    <w:rsid w:val="0012690C"/>
    <w:rsid w:val="00127D3D"/>
    <w:rsid w:val="00130F19"/>
    <w:rsid w:val="00133C1D"/>
    <w:rsid w:val="00135B3B"/>
    <w:rsid w:val="00142365"/>
    <w:rsid w:val="001436C9"/>
    <w:rsid w:val="001437E7"/>
    <w:rsid w:val="00166293"/>
    <w:rsid w:val="00172206"/>
    <w:rsid w:val="00173A04"/>
    <w:rsid w:val="00175B4D"/>
    <w:rsid w:val="0017626A"/>
    <w:rsid w:val="00191708"/>
    <w:rsid w:val="00191A24"/>
    <w:rsid w:val="001A39E9"/>
    <w:rsid w:val="001A59CE"/>
    <w:rsid w:val="001A7BB9"/>
    <w:rsid w:val="001B0A76"/>
    <w:rsid w:val="001B13CD"/>
    <w:rsid w:val="001B5915"/>
    <w:rsid w:val="001C1179"/>
    <w:rsid w:val="001C6E21"/>
    <w:rsid w:val="001E15A9"/>
    <w:rsid w:val="001E57E6"/>
    <w:rsid w:val="001E584A"/>
    <w:rsid w:val="001F782B"/>
    <w:rsid w:val="00200BAC"/>
    <w:rsid w:val="00202480"/>
    <w:rsid w:val="002104D1"/>
    <w:rsid w:val="002136AF"/>
    <w:rsid w:val="00215B3F"/>
    <w:rsid w:val="00220931"/>
    <w:rsid w:val="002228CA"/>
    <w:rsid w:val="00225CDA"/>
    <w:rsid w:val="0024126E"/>
    <w:rsid w:val="002414A9"/>
    <w:rsid w:val="002429DA"/>
    <w:rsid w:val="00244E81"/>
    <w:rsid w:val="00245CA1"/>
    <w:rsid w:val="00261275"/>
    <w:rsid w:val="00265590"/>
    <w:rsid w:val="00271918"/>
    <w:rsid w:val="00276823"/>
    <w:rsid w:val="00276D6C"/>
    <w:rsid w:val="00282EF4"/>
    <w:rsid w:val="00283CDF"/>
    <w:rsid w:val="00284700"/>
    <w:rsid w:val="002874AE"/>
    <w:rsid w:val="002925E4"/>
    <w:rsid w:val="002A297F"/>
    <w:rsid w:val="002A35E7"/>
    <w:rsid w:val="002B0C3E"/>
    <w:rsid w:val="002B4BA6"/>
    <w:rsid w:val="002B4FBE"/>
    <w:rsid w:val="002C4E2E"/>
    <w:rsid w:val="003059FC"/>
    <w:rsid w:val="00306E6E"/>
    <w:rsid w:val="00311B7A"/>
    <w:rsid w:val="00317DD7"/>
    <w:rsid w:val="003243F9"/>
    <w:rsid w:val="00330E3D"/>
    <w:rsid w:val="00342C1D"/>
    <w:rsid w:val="0034664A"/>
    <w:rsid w:val="00350057"/>
    <w:rsid w:val="0035598F"/>
    <w:rsid w:val="003702DD"/>
    <w:rsid w:val="0038248F"/>
    <w:rsid w:val="00386AD3"/>
    <w:rsid w:val="00395B48"/>
    <w:rsid w:val="003A3A33"/>
    <w:rsid w:val="003A44C9"/>
    <w:rsid w:val="003A76FB"/>
    <w:rsid w:val="003B2F29"/>
    <w:rsid w:val="003B60C9"/>
    <w:rsid w:val="003C70B9"/>
    <w:rsid w:val="003D2169"/>
    <w:rsid w:val="003F07D2"/>
    <w:rsid w:val="003F262A"/>
    <w:rsid w:val="003F276A"/>
    <w:rsid w:val="003F58E4"/>
    <w:rsid w:val="004021A8"/>
    <w:rsid w:val="004077C6"/>
    <w:rsid w:val="00407D8F"/>
    <w:rsid w:val="004139DB"/>
    <w:rsid w:val="004174A5"/>
    <w:rsid w:val="00422883"/>
    <w:rsid w:val="004313D8"/>
    <w:rsid w:val="00433504"/>
    <w:rsid w:val="00437758"/>
    <w:rsid w:val="00444214"/>
    <w:rsid w:val="00445E14"/>
    <w:rsid w:val="00466D25"/>
    <w:rsid w:val="00467806"/>
    <w:rsid w:val="00483690"/>
    <w:rsid w:val="004848F5"/>
    <w:rsid w:val="004902FA"/>
    <w:rsid w:val="004932AD"/>
    <w:rsid w:val="0049705C"/>
    <w:rsid w:val="004A0431"/>
    <w:rsid w:val="004A06BD"/>
    <w:rsid w:val="004A1B0A"/>
    <w:rsid w:val="004A2C3A"/>
    <w:rsid w:val="004A33EF"/>
    <w:rsid w:val="004B0BF3"/>
    <w:rsid w:val="004B2330"/>
    <w:rsid w:val="004B2BEC"/>
    <w:rsid w:val="004B30B5"/>
    <w:rsid w:val="004B40B3"/>
    <w:rsid w:val="004C1BBB"/>
    <w:rsid w:val="004D1F8D"/>
    <w:rsid w:val="004D3504"/>
    <w:rsid w:val="004D4473"/>
    <w:rsid w:val="004E1A19"/>
    <w:rsid w:val="004E1AB8"/>
    <w:rsid w:val="004E68B4"/>
    <w:rsid w:val="004E7C3B"/>
    <w:rsid w:val="004F0A7A"/>
    <w:rsid w:val="004F12EB"/>
    <w:rsid w:val="004F4307"/>
    <w:rsid w:val="004F5132"/>
    <w:rsid w:val="00507FCE"/>
    <w:rsid w:val="00513722"/>
    <w:rsid w:val="00514034"/>
    <w:rsid w:val="00515176"/>
    <w:rsid w:val="00515D1A"/>
    <w:rsid w:val="00521A0C"/>
    <w:rsid w:val="00523400"/>
    <w:rsid w:val="005252A6"/>
    <w:rsid w:val="0053171E"/>
    <w:rsid w:val="00546EAD"/>
    <w:rsid w:val="00551EDE"/>
    <w:rsid w:val="00552541"/>
    <w:rsid w:val="0055696A"/>
    <w:rsid w:val="00563869"/>
    <w:rsid w:val="0056499F"/>
    <w:rsid w:val="0056685E"/>
    <w:rsid w:val="00573F14"/>
    <w:rsid w:val="005744AC"/>
    <w:rsid w:val="00575773"/>
    <w:rsid w:val="00583DAC"/>
    <w:rsid w:val="00584274"/>
    <w:rsid w:val="005862A7"/>
    <w:rsid w:val="00592923"/>
    <w:rsid w:val="0059578D"/>
    <w:rsid w:val="00596757"/>
    <w:rsid w:val="005A0780"/>
    <w:rsid w:val="005A1AE5"/>
    <w:rsid w:val="005A3D55"/>
    <w:rsid w:val="005B4068"/>
    <w:rsid w:val="005C05EE"/>
    <w:rsid w:val="005C0A12"/>
    <w:rsid w:val="005C7614"/>
    <w:rsid w:val="005D20CD"/>
    <w:rsid w:val="005E1E78"/>
    <w:rsid w:val="005E2A6B"/>
    <w:rsid w:val="00601E7D"/>
    <w:rsid w:val="00605825"/>
    <w:rsid w:val="00626147"/>
    <w:rsid w:val="00627403"/>
    <w:rsid w:val="00627FEE"/>
    <w:rsid w:val="00630B3C"/>
    <w:rsid w:val="006358BC"/>
    <w:rsid w:val="00637627"/>
    <w:rsid w:val="00637CDA"/>
    <w:rsid w:val="00637F8E"/>
    <w:rsid w:val="00642A23"/>
    <w:rsid w:val="00643135"/>
    <w:rsid w:val="00647E4C"/>
    <w:rsid w:val="006516B9"/>
    <w:rsid w:val="00652461"/>
    <w:rsid w:val="006576A3"/>
    <w:rsid w:val="00661F25"/>
    <w:rsid w:val="0066211E"/>
    <w:rsid w:val="00670982"/>
    <w:rsid w:val="00672BA1"/>
    <w:rsid w:val="0067612A"/>
    <w:rsid w:val="00677320"/>
    <w:rsid w:val="00684284"/>
    <w:rsid w:val="006901EE"/>
    <w:rsid w:val="00690892"/>
    <w:rsid w:val="006A4F01"/>
    <w:rsid w:val="006A5BB4"/>
    <w:rsid w:val="006A6BDB"/>
    <w:rsid w:val="006B207F"/>
    <w:rsid w:val="006B3600"/>
    <w:rsid w:val="006B3F29"/>
    <w:rsid w:val="006B7708"/>
    <w:rsid w:val="006C342A"/>
    <w:rsid w:val="006C3514"/>
    <w:rsid w:val="006C54A0"/>
    <w:rsid w:val="006D0D67"/>
    <w:rsid w:val="006D1003"/>
    <w:rsid w:val="006D11AF"/>
    <w:rsid w:val="006E073F"/>
    <w:rsid w:val="006E4B31"/>
    <w:rsid w:val="006F202F"/>
    <w:rsid w:val="006F497E"/>
    <w:rsid w:val="00702490"/>
    <w:rsid w:val="00704A3E"/>
    <w:rsid w:val="00710939"/>
    <w:rsid w:val="00713DB7"/>
    <w:rsid w:val="007206EE"/>
    <w:rsid w:val="00730391"/>
    <w:rsid w:val="00737675"/>
    <w:rsid w:val="00743C5D"/>
    <w:rsid w:val="007537CD"/>
    <w:rsid w:val="0075474E"/>
    <w:rsid w:val="007576A3"/>
    <w:rsid w:val="00757B7C"/>
    <w:rsid w:val="00761D86"/>
    <w:rsid w:val="0076483B"/>
    <w:rsid w:val="00776071"/>
    <w:rsid w:val="007828DE"/>
    <w:rsid w:val="00784158"/>
    <w:rsid w:val="007860C0"/>
    <w:rsid w:val="00786E09"/>
    <w:rsid w:val="00791EF2"/>
    <w:rsid w:val="00792D6F"/>
    <w:rsid w:val="007958A2"/>
    <w:rsid w:val="007A2FB0"/>
    <w:rsid w:val="007A6162"/>
    <w:rsid w:val="007B078A"/>
    <w:rsid w:val="007B18A5"/>
    <w:rsid w:val="007B4851"/>
    <w:rsid w:val="007B70AD"/>
    <w:rsid w:val="007C0425"/>
    <w:rsid w:val="007C15E0"/>
    <w:rsid w:val="007C50A5"/>
    <w:rsid w:val="007C6D3E"/>
    <w:rsid w:val="007D07A2"/>
    <w:rsid w:val="007D1A8A"/>
    <w:rsid w:val="007D2C0F"/>
    <w:rsid w:val="007D5208"/>
    <w:rsid w:val="007E067B"/>
    <w:rsid w:val="007F0A9E"/>
    <w:rsid w:val="007F1A12"/>
    <w:rsid w:val="007F1C66"/>
    <w:rsid w:val="007F23DD"/>
    <w:rsid w:val="007F454B"/>
    <w:rsid w:val="00801E79"/>
    <w:rsid w:val="008028E0"/>
    <w:rsid w:val="00802C0A"/>
    <w:rsid w:val="0080517E"/>
    <w:rsid w:val="0080681B"/>
    <w:rsid w:val="008155A6"/>
    <w:rsid w:val="00815C12"/>
    <w:rsid w:val="0083076D"/>
    <w:rsid w:val="00833A5E"/>
    <w:rsid w:val="008341A1"/>
    <w:rsid w:val="008349BC"/>
    <w:rsid w:val="00847785"/>
    <w:rsid w:val="00852D4B"/>
    <w:rsid w:val="00863F6F"/>
    <w:rsid w:val="00866DAD"/>
    <w:rsid w:val="008718DC"/>
    <w:rsid w:val="00871D32"/>
    <w:rsid w:val="0087318F"/>
    <w:rsid w:val="00874F99"/>
    <w:rsid w:val="00881A42"/>
    <w:rsid w:val="00883349"/>
    <w:rsid w:val="0088727F"/>
    <w:rsid w:val="008A0F12"/>
    <w:rsid w:val="008A3039"/>
    <w:rsid w:val="008A335A"/>
    <w:rsid w:val="008A4DF0"/>
    <w:rsid w:val="008A6C07"/>
    <w:rsid w:val="008A726B"/>
    <w:rsid w:val="008B080E"/>
    <w:rsid w:val="008B372B"/>
    <w:rsid w:val="008B4DAC"/>
    <w:rsid w:val="008B4E04"/>
    <w:rsid w:val="008B6E4A"/>
    <w:rsid w:val="008C24FB"/>
    <w:rsid w:val="008D2720"/>
    <w:rsid w:val="008D4B98"/>
    <w:rsid w:val="008D531B"/>
    <w:rsid w:val="008D5E1C"/>
    <w:rsid w:val="008F28E8"/>
    <w:rsid w:val="008F73A0"/>
    <w:rsid w:val="00900D40"/>
    <w:rsid w:val="00903738"/>
    <w:rsid w:val="00916EF6"/>
    <w:rsid w:val="00921E0C"/>
    <w:rsid w:val="00926A4A"/>
    <w:rsid w:val="00927C23"/>
    <w:rsid w:val="0093096E"/>
    <w:rsid w:val="0093152B"/>
    <w:rsid w:val="00931A51"/>
    <w:rsid w:val="00940E75"/>
    <w:rsid w:val="00943744"/>
    <w:rsid w:val="00951CF4"/>
    <w:rsid w:val="00952FD4"/>
    <w:rsid w:val="00956121"/>
    <w:rsid w:val="0095678D"/>
    <w:rsid w:val="00972F15"/>
    <w:rsid w:val="00974A7E"/>
    <w:rsid w:val="00991042"/>
    <w:rsid w:val="00991092"/>
    <w:rsid w:val="009A26E4"/>
    <w:rsid w:val="009A2878"/>
    <w:rsid w:val="009B0096"/>
    <w:rsid w:val="009B07DC"/>
    <w:rsid w:val="009B0DE0"/>
    <w:rsid w:val="009B1E4B"/>
    <w:rsid w:val="009B2277"/>
    <w:rsid w:val="009C1C89"/>
    <w:rsid w:val="009D0A58"/>
    <w:rsid w:val="009D1D75"/>
    <w:rsid w:val="009E2940"/>
    <w:rsid w:val="009E7B78"/>
    <w:rsid w:val="009F21EB"/>
    <w:rsid w:val="009F4B6E"/>
    <w:rsid w:val="009F6414"/>
    <w:rsid w:val="009F6DC2"/>
    <w:rsid w:val="00A12B8E"/>
    <w:rsid w:val="00A147E6"/>
    <w:rsid w:val="00A2074C"/>
    <w:rsid w:val="00A225FB"/>
    <w:rsid w:val="00A26EAF"/>
    <w:rsid w:val="00A342D8"/>
    <w:rsid w:val="00A362C5"/>
    <w:rsid w:val="00A40D5C"/>
    <w:rsid w:val="00A45FFE"/>
    <w:rsid w:val="00A51E60"/>
    <w:rsid w:val="00A541D2"/>
    <w:rsid w:val="00A63ADE"/>
    <w:rsid w:val="00A64578"/>
    <w:rsid w:val="00A64C4D"/>
    <w:rsid w:val="00A67109"/>
    <w:rsid w:val="00A73C1B"/>
    <w:rsid w:val="00A7584B"/>
    <w:rsid w:val="00A80641"/>
    <w:rsid w:val="00A862E7"/>
    <w:rsid w:val="00A94242"/>
    <w:rsid w:val="00A97F0C"/>
    <w:rsid w:val="00AA20DC"/>
    <w:rsid w:val="00AA5300"/>
    <w:rsid w:val="00AB5716"/>
    <w:rsid w:val="00AC1882"/>
    <w:rsid w:val="00AD18C0"/>
    <w:rsid w:val="00AD457A"/>
    <w:rsid w:val="00AD65BF"/>
    <w:rsid w:val="00AD65FB"/>
    <w:rsid w:val="00AE205B"/>
    <w:rsid w:val="00AE586F"/>
    <w:rsid w:val="00AE6C99"/>
    <w:rsid w:val="00AF05FB"/>
    <w:rsid w:val="00B018C0"/>
    <w:rsid w:val="00B118C4"/>
    <w:rsid w:val="00B1313C"/>
    <w:rsid w:val="00B13580"/>
    <w:rsid w:val="00B1453D"/>
    <w:rsid w:val="00B215DD"/>
    <w:rsid w:val="00B2330E"/>
    <w:rsid w:val="00B2529F"/>
    <w:rsid w:val="00B264FC"/>
    <w:rsid w:val="00B311C0"/>
    <w:rsid w:val="00B34F77"/>
    <w:rsid w:val="00B42267"/>
    <w:rsid w:val="00B47210"/>
    <w:rsid w:val="00B5034A"/>
    <w:rsid w:val="00B51101"/>
    <w:rsid w:val="00B51F1C"/>
    <w:rsid w:val="00B627EF"/>
    <w:rsid w:val="00B64659"/>
    <w:rsid w:val="00B64E84"/>
    <w:rsid w:val="00B65483"/>
    <w:rsid w:val="00B6694F"/>
    <w:rsid w:val="00B66A7A"/>
    <w:rsid w:val="00B67CA9"/>
    <w:rsid w:val="00B7434E"/>
    <w:rsid w:val="00B759F5"/>
    <w:rsid w:val="00B75AEC"/>
    <w:rsid w:val="00B766AF"/>
    <w:rsid w:val="00B865E7"/>
    <w:rsid w:val="00B9024B"/>
    <w:rsid w:val="00B9461F"/>
    <w:rsid w:val="00B96075"/>
    <w:rsid w:val="00B979F9"/>
    <w:rsid w:val="00BA5202"/>
    <w:rsid w:val="00BB5321"/>
    <w:rsid w:val="00BB592B"/>
    <w:rsid w:val="00BB7097"/>
    <w:rsid w:val="00BC0C6C"/>
    <w:rsid w:val="00BC2B66"/>
    <w:rsid w:val="00BC3334"/>
    <w:rsid w:val="00BD383A"/>
    <w:rsid w:val="00BE3B5F"/>
    <w:rsid w:val="00BE569A"/>
    <w:rsid w:val="00BE6BD3"/>
    <w:rsid w:val="00BF0835"/>
    <w:rsid w:val="00BF1BAA"/>
    <w:rsid w:val="00BF6272"/>
    <w:rsid w:val="00BF73CB"/>
    <w:rsid w:val="00C0147C"/>
    <w:rsid w:val="00C01965"/>
    <w:rsid w:val="00C05967"/>
    <w:rsid w:val="00C10E95"/>
    <w:rsid w:val="00C12997"/>
    <w:rsid w:val="00C1599A"/>
    <w:rsid w:val="00C26366"/>
    <w:rsid w:val="00C26F70"/>
    <w:rsid w:val="00C308B6"/>
    <w:rsid w:val="00C32B61"/>
    <w:rsid w:val="00C44A8F"/>
    <w:rsid w:val="00C46351"/>
    <w:rsid w:val="00C50F29"/>
    <w:rsid w:val="00C51D2F"/>
    <w:rsid w:val="00C52B57"/>
    <w:rsid w:val="00C564D3"/>
    <w:rsid w:val="00C641A6"/>
    <w:rsid w:val="00C64523"/>
    <w:rsid w:val="00C654E6"/>
    <w:rsid w:val="00C6713F"/>
    <w:rsid w:val="00C71160"/>
    <w:rsid w:val="00C73ADF"/>
    <w:rsid w:val="00C770D1"/>
    <w:rsid w:val="00C84BAA"/>
    <w:rsid w:val="00C90316"/>
    <w:rsid w:val="00CA48E5"/>
    <w:rsid w:val="00CB0CDF"/>
    <w:rsid w:val="00CB1088"/>
    <w:rsid w:val="00CB6447"/>
    <w:rsid w:val="00CB708B"/>
    <w:rsid w:val="00CC4AB7"/>
    <w:rsid w:val="00CD114F"/>
    <w:rsid w:val="00CD50E7"/>
    <w:rsid w:val="00CF3365"/>
    <w:rsid w:val="00CF5152"/>
    <w:rsid w:val="00CF6AA8"/>
    <w:rsid w:val="00CF7D5A"/>
    <w:rsid w:val="00D24422"/>
    <w:rsid w:val="00D26092"/>
    <w:rsid w:val="00D504C3"/>
    <w:rsid w:val="00D5440B"/>
    <w:rsid w:val="00D5464A"/>
    <w:rsid w:val="00D81FEB"/>
    <w:rsid w:val="00D85F3A"/>
    <w:rsid w:val="00D863DB"/>
    <w:rsid w:val="00D87F30"/>
    <w:rsid w:val="00D92A8D"/>
    <w:rsid w:val="00D94592"/>
    <w:rsid w:val="00D94A7C"/>
    <w:rsid w:val="00DA15D4"/>
    <w:rsid w:val="00DA20BA"/>
    <w:rsid w:val="00DB0AD3"/>
    <w:rsid w:val="00DB4324"/>
    <w:rsid w:val="00DB4D6B"/>
    <w:rsid w:val="00DB4DA5"/>
    <w:rsid w:val="00DB704B"/>
    <w:rsid w:val="00DB7F5A"/>
    <w:rsid w:val="00DC62D5"/>
    <w:rsid w:val="00DC79D8"/>
    <w:rsid w:val="00DD0E9F"/>
    <w:rsid w:val="00DD2152"/>
    <w:rsid w:val="00DE4CFE"/>
    <w:rsid w:val="00DF3D58"/>
    <w:rsid w:val="00DF41FC"/>
    <w:rsid w:val="00DF7B95"/>
    <w:rsid w:val="00E00AF0"/>
    <w:rsid w:val="00E012A2"/>
    <w:rsid w:val="00E0521A"/>
    <w:rsid w:val="00E054A2"/>
    <w:rsid w:val="00E05A60"/>
    <w:rsid w:val="00E10410"/>
    <w:rsid w:val="00E1106B"/>
    <w:rsid w:val="00E146F1"/>
    <w:rsid w:val="00E14BA4"/>
    <w:rsid w:val="00E166DD"/>
    <w:rsid w:val="00E322F0"/>
    <w:rsid w:val="00E40C28"/>
    <w:rsid w:val="00E43FD1"/>
    <w:rsid w:val="00E50CE6"/>
    <w:rsid w:val="00E557FB"/>
    <w:rsid w:val="00E55A36"/>
    <w:rsid w:val="00E624FB"/>
    <w:rsid w:val="00E64998"/>
    <w:rsid w:val="00E70030"/>
    <w:rsid w:val="00E757FD"/>
    <w:rsid w:val="00E860FC"/>
    <w:rsid w:val="00E918B0"/>
    <w:rsid w:val="00E96144"/>
    <w:rsid w:val="00E97D4B"/>
    <w:rsid w:val="00EA0CCD"/>
    <w:rsid w:val="00EA36DE"/>
    <w:rsid w:val="00EA4493"/>
    <w:rsid w:val="00EA4A95"/>
    <w:rsid w:val="00EB0B06"/>
    <w:rsid w:val="00EB18E7"/>
    <w:rsid w:val="00EB7DD2"/>
    <w:rsid w:val="00EC2F2A"/>
    <w:rsid w:val="00EC570F"/>
    <w:rsid w:val="00EC7E30"/>
    <w:rsid w:val="00ED6048"/>
    <w:rsid w:val="00ED6608"/>
    <w:rsid w:val="00EE0937"/>
    <w:rsid w:val="00EF11EE"/>
    <w:rsid w:val="00EF4E53"/>
    <w:rsid w:val="00F01146"/>
    <w:rsid w:val="00F011BC"/>
    <w:rsid w:val="00F01BD9"/>
    <w:rsid w:val="00F0273C"/>
    <w:rsid w:val="00F03AB1"/>
    <w:rsid w:val="00F10F29"/>
    <w:rsid w:val="00F14CAA"/>
    <w:rsid w:val="00F178EF"/>
    <w:rsid w:val="00F2110B"/>
    <w:rsid w:val="00F23E84"/>
    <w:rsid w:val="00F25BFC"/>
    <w:rsid w:val="00F30A5F"/>
    <w:rsid w:val="00F3262D"/>
    <w:rsid w:val="00F34DE6"/>
    <w:rsid w:val="00F451D7"/>
    <w:rsid w:val="00F47DD4"/>
    <w:rsid w:val="00F53AA5"/>
    <w:rsid w:val="00F54EEC"/>
    <w:rsid w:val="00F60F3C"/>
    <w:rsid w:val="00F62EE0"/>
    <w:rsid w:val="00F63729"/>
    <w:rsid w:val="00F642CE"/>
    <w:rsid w:val="00F71D5E"/>
    <w:rsid w:val="00F73622"/>
    <w:rsid w:val="00F76FEF"/>
    <w:rsid w:val="00F77E0B"/>
    <w:rsid w:val="00F86330"/>
    <w:rsid w:val="00F866F4"/>
    <w:rsid w:val="00F904A2"/>
    <w:rsid w:val="00F9586C"/>
    <w:rsid w:val="00F965A7"/>
    <w:rsid w:val="00FA16DC"/>
    <w:rsid w:val="00FA56BA"/>
    <w:rsid w:val="00FA6AAD"/>
    <w:rsid w:val="00FB2BA0"/>
    <w:rsid w:val="00FB2CC3"/>
    <w:rsid w:val="00FB3D77"/>
    <w:rsid w:val="00FB4399"/>
    <w:rsid w:val="00FB4BA7"/>
    <w:rsid w:val="00FB726A"/>
    <w:rsid w:val="00FC4095"/>
    <w:rsid w:val="00FC558A"/>
    <w:rsid w:val="00FC59A5"/>
    <w:rsid w:val="00FD5D09"/>
    <w:rsid w:val="00FD6BEE"/>
    <w:rsid w:val="00FE597E"/>
    <w:rsid w:val="00FF2AB2"/>
    <w:rsid w:val="00FF6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5159F"/>
  <w15:chartTrackingRefBased/>
  <w15:docId w15:val="{2DDDEE4D-7CC1-9F4C-B303-EB6AB58B5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146"/>
  </w:style>
  <w:style w:type="paragraph" w:styleId="Heading1">
    <w:name w:val="heading 1"/>
    <w:basedOn w:val="Normal"/>
    <w:next w:val="Normal"/>
    <w:link w:val="Heading1Char"/>
    <w:uiPriority w:val="9"/>
    <w:qFormat/>
    <w:rsid w:val="004B40B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40B3"/>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40B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B40B3"/>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40B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40B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40B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40B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40B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D5E"/>
    <w:pPr>
      <w:ind w:left="720"/>
      <w:contextualSpacing/>
    </w:pPr>
  </w:style>
  <w:style w:type="character" w:customStyle="1" w:styleId="Heading1Char">
    <w:name w:val="Heading 1 Char"/>
    <w:basedOn w:val="DefaultParagraphFont"/>
    <w:link w:val="Heading1"/>
    <w:uiPriority w:val="9"/>
    <w:rsid w:val="004B40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40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B40B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B40B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B40B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40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40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40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40B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4B40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45E14"/>
    <w:rPr>
      <w:rFonts w:ascii="Times New Roman" w:hAnsi="Times New Roman" w:cs="Times New Roman"/>
    </w:rPr>
  </w:style>
  <w:style w:type="paragraph" w:styleId="FootnoteText">
    <w:name w:val="footnote text"/>
    <w:basedOn w:val="Normal"/>
    <w:link w:val="FootnoteTextChar"/>
    <w:uiPriority w:val="99"/>
    <w:semiHidden/>
    <w:unhideWhenUsed/>
    <w:rsid w:val="00445E14"/>
    <w:rPr>
      <w:sz w:val="20"/>
      <w:szCs w:val="20"/>
    </w:rPr>
  </w:style>
  <w:style w:type="character" w:customStyle="1" w:styleId="FootnoteTextChar">
    <w:name w:val="Footnote Text Char"/>
    <w:basedOn w:val="DefaultParagraphFont"/>
    <w:link w:val="FootnoteText"/>
    <w:uiPriority w:val="99"/>
    <w:semiHidden/>
    <w:rsid w:val="00445E14"/>
    <w:rPr>
      <w:sz w:val="20"/>
      <w:szCs w:val="20"/>
    </w:rPr>
  </w:style>
  <w:style w:type="character" w:styleId="FootnoteReference">
    <w:name w:val="footnote reference"/>
    <w:basedOn w:val="DefaultParagraphFont"/>
    <w:uiPriority w:val="99"/>
    <w:semiHidden/>
    <w:unhideWhenUsed/>
    <w:rsid w:val="00445E14"/>
    <w:rPr>
      <w:vertAlign w:val="superscript"/>
    </w:rPr>
  </w:style>
  <w:style w:type="paragraph" w:styleId="Header">
    <w:name w:val="header"/>
    <w:basedOn w:val="Normal"/>
    <w:link w:val="HeaderChar"/>
    <w:uiPriority w:val="99"/>
    <w:unhideWhenUsed/>
    <w:rsid w:val="00445E14"/>
    <w:pPr>
      <w:tabs>
        <w:tab w:val="center" w:pos="4680"/>
        <w:tab w:val="right" w:pos="9360"/>
      </w:tabs>
    </w:pPr>
  </w:style>
  <w:style w:type="character" w:customStyle="1" w:styleId="HeaderChar">
    <w:name w:val="Header Char"/>
    <w:basedOn w:val="DefaultParagraphFont"/>
    <w:link w:val="Header"/>
    <w:uiPriority w:val="99"/>
    <w:rsid w:val="00445E14"/>
  </w:style>
  <w:style w:type="paragraph" w:styleId="Footer">
    <w:name w:val="footer"/>
    <w:basedOn w:val="Normal"/>
    <w:link w:val="FooterChar"/>
    <w:uiPriority w:val="99"/>
    <w:unhideWhenUsed/>
    <w:rsid w:val="00445E14"/>
    <w:pPr>
      <w:tabs>
        <w:tab w:val="center" w:pos="4680"/>
        <w:tab w:val="right" w:pos="9360"/>
      </w:tabs>
    </w:pPr>
  </w:style>
  <w:style w:type="character" w:customStyle="1" w:styleId="FooterChar">
    <w:name w:val="Footer Char"/>
    <w:basedOn w:val="DefaultParagraphFont"/>
    <w:link w:val="Footer"/>
    <w:uiPriority w:val="99"/>
    <w:rsid w:val="00445E14"/>
  </w:style>
  <w:style w:type="character" w:styleId="PageNumber">
    <w:name w:val="page number"/>
    <w:basedOn w:val="DefaultParagraphFont"/>
    <w:uiPriority w:val="99"/>
    <w:semiHidden/>
    <w:unhideWhenUsed/>
    <w:rsid w:val="00445E14"/>
  </w:style>
  <w:style w:type="character" w:styleId="PlaceholderText">
    <w:name w:val="Placeholder Text"/>
    <w:basedOn w:val="DefaultParagraphFont"/>
    <w:uiPriority w:val="99"/>
    <w:semiHidden/>
    <w:rsid w:val="00E55A36"/>
    <w:rPr>
      <w:color w:val="666666"/>
    </w:rPr>
  </w:style>
  <w:style w:type="character" w:styleId="Hyperlink">
    <w:name w:val="Hyperlink"/>
    <w:basedOn w:val="DefaultParagraphFont"/>
    <w:uiPriority w:val="99"/>
    <w:unhideWhenUsed/>
    <w:rsid w:val="007D2C0F"/>
    <w:rPr>
      <w:color w:val="0563C1" w:themeColor="hyperlink"/>
      <w:u w:val="single"/>
    </w:rPr>
  </w:style>
  <w:style w:type="character" w:styleId="UnresolvedMention">
    <w:name w:val="Unresolved Mention"/>
    <w:basedOn w:val="DefaultParagraphFont"/>
    <w:uiPriority w:val="99"/>
    <w:semiHidden/>
    <w:unhideWhenUsed/>
    <w:rsid w:val="007D2C0F"/>
    <w:rPr>
      <w:color w:val="605E5C"/>
      <w:shd w:val="clear" w:color="auto" w:fill="E1DFDD"/>
    </w:rPr>
  </w:style>
  <w:style w:type="paragraph" w:styleId="EndnoteText">
    <w:name w:val="endnote text"/>
    <w:basedOn w:val="Normal"/>
    <w:link w:val="EndnoteTextChar"/>
    <w:uiPriority w:val="99"/>
    <w:semiHidden/>
    <w:unhideWhenUsed/>
    <w:rsid w:val="00342C1D"/>
    <w:rPr>
      <w:sz w:val="20"/>
      <w:szCs w:val="20"/>
    </w:rPr>
  </w:style>
  <w:style w:type="character" w:customStyle="1" w:styleId="EndnoteTextChar">
    <w:name w:val="Endnote Text Char"/>
    <w:basedOn w:val="DefaultParagraphFont"/>
    <w:link w:val="EndnoteText"/>
    <w:uiPriority w:val="99"/>
    <w:semiHidden/>
    <w:rsid w:val="00342C1D"/>
    <w:rPr>
      <w:sz w:val="20"/>
      <w:szCs w:val="20"/>
    </w:rPr>
  </w:style>
  <w:style w:type="character" w:styleId="EndnoteReference">
    <w:name w:val="endnote reference"/>
    <w:basedOn w:val="DefaultParagraphFont"/>
    <w:uiPriority w:val="99"/>
    <w:semiHidden/>
    <w:unhideWhenUsed/>
    <w:rsid w:val="00342C1D"/>
    <w:rPr>
      <w:vertAlign w:val="superscript"/>
    </w:rPr>
  </w:style>
  <w:style w:type="character" w:styleId="FollowedHyperlink">
    <w:name w:val="FollowedHyperlink"/>
    <w:basedOn w:val="DefaultParagraphFont"/>
    <w:uiPriority w:val="99"/>
    <w:semiHidden/>
    <w:unhideWhenUsed/>
    <w:rsid w:val="00BF73CB"/>
    <w:rPr>
      <w:color w:val="954F72" w:themeColor="followedHyperlink"/>
      <w:u w:val="single"/>
    </w:rPr>
  </w:style>
  <w:style w:type="paragraph" w:customStyle="1" w:styleId="paragraph">
    <w:name w:val="paragraph"/>
    <w:basedOn w:val="Normal"/>
    <w:rsid w:val="001E584A"/>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1E584A"/>
  </w:style>
  <w:style w:type="paragraph" w:styleId="Revision">
    <w:name w:val="Revision"/>
    <w:hidden/>
    <w:uiPriority w:val="99"/>
    <w:semiHidden/>
    <w:rsid w:val="00E1106B"/>
  </w:style>
  <w:style w:type="character" w:styleId="CommentReference">
    <w:name w:val="annotation reference"/>
    <w:basedOn w:val="DefaultParagraphFont"/>
    <w:uiPriority w:val="99"/>
    <w:semiHidden/>
    <w:unhideWhenUsed/>
    <w:rsid w:val="00E1106B"/>
    <w:rPr>
      <w:sz w:val="16"/>
      <w:szCs w:val="16"/>
    </w:rPr>
  </w:style>
  <w:style w:type="paragraph" w:styleId="CommentText">
    <w:name w:val="annotation text"/>
    <w:basedOn w:val="Normal"/>
    <w:link w:val="CommentTextChar"/>
    <w:uiPriority w:val="99"/>
    <w:unhideWhenUsed/>
    <w:rsid w:val="00E1106B"/>
    <w:rPr>
      <w:sz w:val="20"/>
      <w:szCs w:val="20"/>
    </w:rPr>
  </w:style>
  <w:style w:type="character" w:customStyle="1" w:styleId="CommentTextChar">
    <w:name w:val="Comment Text Char"/>
    <w:basedOn w:val="DefaultParagraphFont"/>
    <w:link w:val="CommentText"/>
    <w:uiPriority w:val="99"/>
    <w:rsid w:val="00E1106B"/>
    <w:rPr>
      <w:sz w:val="20"/>
      <w:szCs w:val="20"/>
    </w:rPr>
  </w:style>
  <w:style w:type="paragraph" w:styleId="CommentSubject">
    <w:name w:val="annotation subject"/>
    <w:basedOn w:val="CommentText"/>
    <w:next w:val="CommentText"/>
    <w:link w:val="CommentSubjectChar"/>
    <w:uiPriority w:val="99"/>
    <w:semiHidden/>
    <w:unhideWhenUsed/>
    <w:rsid w:val="00E1106B"/>
    <w:rPr>
      <w:b/>
      <w:bCs/>
    </w:rPr>
  </w:style>
  <w:style w:type="character" w:customStyle="1" w:styleId="CommentSubjectChar">
    <w:name w:val="Comment Subject Char"/>
    <w:basedOn w:val="CommentTextChar"/>
    <w:link w:val="CommentSubject"/>
    <w:uiPriority w:val="99"/>
    <w:semiHidden/>
    <w:rsid w:val="00E110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7744">
      <w:bodyDiv w:val="1"/>
      <w:marLeft w:val="0"/>
      <w:marRight w:val="0"/>
      <w:marTop w:val="0"/>
      <w:marBottom w:val="0"/>
      <w:divBdr>
        <w:top w:val="none" w:sz="0" w:space="0" w:color="auto"/>
        <w:left w:val="none" w:sz="0" w:space="0" w:color="auto"/>
        <w:bottom w:val="none" w:sz="0" w:space="0" w:color="auto"/>
        <w:right w:val="none" w:sz="0" w:space="0" w:color="auto"/>
      </w:divBdr>
      <w:divsChild>
        <w:div w:id="1840391220">
          <w:marLeft w:val="0"/>
          <w:marRight w:val="0"/>
          <w:marTop w:val="0"/>
          <w:marBottom w:val="0"/>
          <w:divBdr>
            <w:top w:val="none" w:sz="0" w:space="0" w:color="auto"/>
            <w:left w:val="none" w:sz="0" w:space="0" w:color="auto"/>
            <w:bottom w:val="none" w:sz="0" w:space="0" w:color="auto"/>
            <w:right w:val="none" w:sz="0" w:space="0" w:color="auto"/>
          </w:divBdr>
          <w:divsChild>
            <w:div w:id="1362777654">
              <w:marLeft w:val="0"/>
              <w:marRight w:val="0"/>
              <w:marTop w:val="0"/>
              <w:marBottom w:val="0"/>
              <w:divBdr>
                <w:top w:val="none" w:sz="0" w:space="0" w:color="auto"/>
                <w:left w:val="none" w:sz="0" w:space="0" w:color="auto"/>
                <w:bottom w:val="none" w:sz="0" w:space="0" w:color="auto"/>
                <w:right w:val="none" w:sz="0" w:space="0" w:color="auto"/>
              </w:divBdr>
              <w:divsChild>
                <w:div w:id="132843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18045">
      <w:bodyDiv w:val="1"/>
      <w:marLeft w:val="0"/>
      <w:marRight w:val="0"/>
      <w:marTop w:val="0"/>
      <w:marBottom w:val="0"/>
      <w:divBdr>
        <w:top w:val="none" w:sz="0" w:space="0" w:color="auto"/>
        <w:left w:val="none" w:sz="0" w:space="0" w:color="auto"/>
        <w:bottom w:val="none" w:sz="0" w:space="0" w:color="auto"/>
        <w:right w:val="none" w:sz="0" w:space="0" w:color="auto"/>
      </w:divBdr>
      <w:divsChild>
        <w:div w:id="565379199">
          <w:marLeft w:val="0"/>
          <w:marRight w:val="0"/>
          <w:marTop w:val="0"/>
          <w:marBottom w:val="0"/>
          <w:divBdr>
            <w:top w:val="none" w:sz="0" w:space="0" w:color="auto"/>
            <w:left w:val="none" w:sz="0" w:space="0" w:color="auto"/>
            <w:bottom w:val="none" w:sz="0" w:space="0" w:color="auto"/>
            <w:right w:val="none" w:sz="0" w:space="0" w:color="auto"/>
          </w:divBdr>
          <w:divsChild>
            <w:div w:id="198779517">
              <w:marLeft w:val="0"/>
              <w:marRight w:val="0"/>
              <w:marTop w:val="0"/>
              <w:marBottom w:val="0"/>
              <w:divBdr>
                <w:top w:val="none" w:sz="0" w:space="0" w:color="auto"/>
                <w:left w:val="none" w:sz="0" w:space="0" w:color="auto"/>
                <w:bottom w:val="none" w:sz="0" w:space="0" w:color="auto"/>
                <w:right w:val="none" w:sz="0" w:space="0" w:color="auto"/>
              </w:divBdr>
              <w:divsChild>
                <w:div w:id="14057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6784">
          <w:marLeft w:val="0"/>
          <w:marRight w:val="0"/>
          <w:marTop w:val="0"/>
          <w:marBottom w:val="0"/>
          <w:divBdr>
            <w:top w:val="none" w:sz="0" w:space="0" w:color="auto"/>
            <w:left w:val="none" w:sz="0" w:space="0" w:color="auto"/>
            <w:bottom w:val="none" w:sz="0" w:space="0" w:color="auto"/>
            <w:right w:val="none" w:sz="0" w:space="0" w:color="auto"/>
          </w:divBdr>
          <w:divsChild>
            <w:div w:id="316764216">
              <w:marLeft w:val="0"/>
              <w:marRight w:val="0"/>
              <w:marTop w:val="0"/>
              <w:marBottom w:val="0"/>
              <w:divBdr>
                <w:top w:val="none" w:sz="0" w:space="0" w:color="auto"/>
                <w:left w:val="none" w:sz="0" w:space="0" w:color="auto"/>
                <w:bottom w:val="none" w:sz="0" w:space="0" w:color="auto"/>
                <w:right w:val="none" w:sz="0" w:space="0" w:color="auto"/>
              </w:divBdr>
              <w:divsChild>
                <w:div w:id="3879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02637">
      <w:bodyDiv w:val="1"/>
      <w:marLeft w:val="0"/>
      <w:marRight w:val="0"/>
      <w:marTop w:val="0"/>
      <w:marBottom w:val="0"/>
      <w:divBdr>
        <w:top w:val="none" w:sz="0" w:space="0" w:color="auto"/>
        <w:left w:val="none" w:sz="0" w:space="0" w:color="auto"/>
        <w:bottom w:val="none" w:sz="0" w:space="0" w:color="auto"/>
        <w:right w:val="none" w:sz="0" w:space="0" w:color="auto"/>
      </w:divBdr>
      <w:divsChild>
        <w:div w:id="1343437284">
          <w:marLeft w:val="0"/>
          <w:marRight w:val="0"/>
          <w:marTop w:val="0"/>
          <w:marBottom w:val="240"/>
          <w:divBdr>
            <w:top w:val="none" w:sz="0" w:space="0" w:color="auto"/>
            <w:left w:val="none" w:sz="0" w:space="0" w:color="auto"/>
            <w:bottom w:val="none" w:sz="0" w:space="0" w:color="auto"/>
            <w:right w:val="none" w:sz="0" w:space="0" w:color="auto"/>
          </w:divBdr>
        </w:div>
      </w:divsChild>
    </w:div>
    <w:div w:id="156656258">
      <w:bodyDiv w:val="1"/>
      <w:marLeft w:val="0"/>
      <w:marRight w:val="0"/>
      <w:marTop w:val="0"/>
      <w:marBottom w:val="0"/>
      <w:divBdr>
        <w:top w:val="none" w:sz="0" w:space="0" w:color="auto"/>
        <w:left w:val="none" w:sz="0" w:space="0" w:color="auto"/>
        <w:bottom w:val="none" w:sz="0" w:space="0" w:color="auto"/>
        <w:right w:val="none" w:sz="0" w:space="0" w:color="auto"/>
      </w:divBdr>
      <w:divsChild>
        <w:div w:id="791166143">
          <w:marLeft w:val="0"/>
          <w:marRight w:val="0"/>
          <w:marTop w:val="0"/>
          <w:marBottom w:val="0"/>
          <w:divBdr>
            <w:top w:val="none" w:sz="0" w:space="0" w:color="auto"/>
            <w:left w:val="none" w:sz="0" w:space="0" w:color="auto"/>
            <w:bottom w:val="none" w:sz="0" w:space="0" w:color="auto"/>
            <w:right w:val="none" w:sz="0" w:space="0" w:color="auto"/>
          </w:divBdr>
          <w:divsChild>
            <w:div w:id="936787276">
              <w:marLeft w:val="0"/>
              <w:marRight w:val="0"/>
              <w:marTop w:val="0"/>
              <w:marBottom w:val="0"/>
              <w:divBdr>
                <w:top w:val="none" w:sz="0" w:space="0" w:color="auto"/>
                <w:left w:val="none" w:sz="0" w:space="0" w:color="auto"/>
                <w:bottom w:val="none" w:sz="0" w:space="0" w:color="auto"/>
                <w:right w:val="none" w:sz="0" w:space="0" w:color="auto"/>
              </w:divBdr>
              <w:divsChild>
                <w:div w:id="5666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1745">
      <w:bodyDiv w:val="1"/>
      <w:marLeft w:val="0"/>
      <w:marRight w:val="0"/>
      <w:marTop w:val="0"/>
      <w:marBottom w:val="0"/>
      <w:divBdr>
        <w:top w:val="none" w:sz="0" w:space="0" w:color="auto"/>
        <w:left w:val="none" w:sz="0" w:space="0" w:color="auto"/>
        <w:bottom w:val="none" w:sz="0" w:space="0" w:color="auto"/>
        <w:right w:val="none" w:sz="0" w:space="0" w:color="auto"/>
      </w:divBdr>
      <w:divsChild>
        <w:div w:id="1955167441">
          <w:marLeft w:val="0"/>
          <w:marRight w:val="0"/>
          <w:marTop w:val="0"/>
          <w:marBottom w:val="0"/>
          <w:divBdr>
            <w:top w:val="none" w:sz="0" w:space="0" w:color="auto"/>
            <w:left w:val="none" w:sz="0" w:space="0" w:color="auto"/>
            <w:bottom w:val="none" w:sz="0" w:space="0" w:color="auto"/>
            <w:right w:val="none" w:sz="0" w:space="0" w:color="auto"/>
          </w:divBdr>
          <w:divsChild>
            <w:div w:id="248471622">
              <w:marLeft w:val="0"/>
              <w:marRight w:val="0"/>
              <w:marTop w:val="0"/>
              <w:marBottom w:val="0"/>
              <w:divBdr>
                <w:top w:val="none" w:sz="0" w:space="0" w:color="auto"/>
                <w:left w:val="none" w:sz="0" w:space="0" w:color="auto"/>
                <w:bottom w:val="none" w:sz="0" w:space="0" w:color="auto"/>
                <w:right w:val="none" w:sz="0" w:space="0" w:color="auto"/>
              </w:divBdr>
              <w:divsChild>
                <w:div w:id="77498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48550">
      <w:bodyDiv w:val="1"/>
      <w:marLeft w:val="0"/>
      <w:marRight w:val="0"/>
      <w:marTop w:val="0"/>
      <w:marBottom w:val="0"/>
      <w:divBdr>
        <w:top w:val="none" w:sz="0" w:space="0" w:color="auto"/>
        <w:left w:val="none" w:sz="0" w:space="0" w:color="auto"/>
        <w:bottom w:val="none" w:sz="0" w:space="0" w:color="auto"/>
        <w:right w:val="none" w:sz="0" w:space="0" w:color="auto"/>
      </w:divBdr>
      <w:divsChild>
        <w:div w:id="1156266832">
          <w:marLeft w:val="0"/>
          <w:marRight w:val="0"/>
          <w:marTop w:val="0"/>
          <w:marBottom w:val="0"/>
          <w:divBdr>
            <w:top w:val="none" w:sz="0" w:space="0" w:color="auto"/>
            <w:left w:val="none" w:sz="0" w:space="0" w:color="auto"/>
            <w:bottom w:val="none" w:sz="0" w:space="0" w:color="auto"/>
            <w:right w:val="none" w:sz="0" w:space="0" w:color="auto"/>
          </w:divBdr>
          <w:divsChild>
            <w:div w:id="990215675">
              <w:marLeft w:val="0"/>
              <w:marRight w:val="0"/>
              <w:marTop w:val="0"/>
              <w:marBottom w:val="0"/>
              <w:divBdr>
                <w:top w:val="none" w:sz="0" w:space="0" w:color="auto"/>
                <w:left w:val="none" w:sz="0" w:space="0" w:color="auto"/>
                <w:bottom w:val="none" w:sz="0" w:space="0" w:color="auto"/>
                <w:right w:val="none" w:sz="0" w:space="0" w:color="auto"/>
              </w:divBdr>
              <w:divsChild>
                <w:div w:id="20272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447993">
      <w:bodyDiv w:val="1"/>
      <w:marLeft w:val="0"/>
      <w:marRight w:val="0"/>
      <w:marTop w:val="0"/>
      <w:marBottom w:val="0"/>
      <w:divBdr>
        <w:top w:val="none" w:sz="0" w:space="0" w:color="auto"/>
        <w:left w:val="none" w:sz="0" w:space="0" w:color="auto"/>
        <w:bottom w:val="none" w:sz="0" w:space="0" w:color="auto"/>
        <w:right w:val="none" w:sz="0" w:space="0" w:color="auto"/>
      </w:divBdr>
      <w:divsChild>
        <w:div w:id="1716198666">
          <w:marLeft w:val="0"/>
          <w:marRight w:val="0"/>
          <w:marTop w:val="0"/>
          <w:marBottom w:val="0"/>
          <w:divBdr>
            <w:top w:val="none" w:sz="0" w:space="0" w:color="auto"/>
            <w:left w:val="none" w:sz="0" w:space="0" w:color="auto"/>
            <w:bottom w:val="none" w:sz="0" w:space="0" w:color="auto"/>
            <w:right w:val="none" w:sz="0" w:space="0" w:color="auto"/>
          </w:divBdr>
          <w:divsChild>
            <w:div w:id="1281104780">
              <w:marLeft w:val="0"/>
              <w:marRight w:val="0"/>
              <w:marTop w:val="0"/>
              <w:marBottom w:val="0"/>
              <w:divBdr>
                <w:top w:val="none" w:sz="0" w:space="0" w:color="auto"/>
                <w:left w:val="none" w:sz="0" w:space="0" w:color="auto"/>
                <w:bottom w:val="none" w:sz="0" w:space="0" w:color="auto"/>
                <w:right w:val="none" w:sz="0" w:space="0" w:color="auto"/>
              </w:divBdr>
              <w:divsChild>
                <w:div w:id="20828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65575">
      <w:bodyDiv w:val="1"/>
      <w:marLeft w:val="0"/>
      <w:marRight w:val="0"/>
      <w:marTop w:val="0"/>
      <w:marBottom w:val="0"/>
      <w:divBdr>
        <w:top w:val="none" w:sz="0" w:space="0" w:color="auto"/>
        <w:left w:val="none" w:sz="0" w:space="0" w:color="auto"/>
        <w:bottom w:val="none" w:sz="0" w:space="0" w:color="auto"/>
        <w:right w:val="none" w:sz="0" w:space="0" w:color="auto"/>
      </w:divBdr>
      <w:divsChild>
        <w:div w:id="72313143">
          <w:marLeft w:val="0"/>
          <w:marRight w:val="0"/>
          <w:marTop w:val="0"/>
          <w:marBottom w:val="0"/>
          <w:divBdr>
            <w:top w:val="none" w:sz="0" w:space="0" w:color="auto"/>
            <w:left w:val="none" w:sz="0" w:space="0" w:color="auto"/>
            <w:bottom w:val="none" w:sz="0" w:space="0" w:color="auto"/>
            <w:right w:val="none" w:sz="0" w:space="0" w:color="auto"/>
          </w:divBdr>
          <w:divsChild>
            <w:div w:id="234124329">
              <w:marLeft w:val="0"/>
              <w:marRight w:val="0"/>
              <w:marTop w:val="0"/>
              <w:marBottom w:val="0"/>
              <w:divBdr>
                <w:top w:val="none" w:sz="0" w:space="0" w:color="auto"/>
                <w:left w:val="none" w:sz="0" w:space="0" w:color="auto"/>
                <w:bottom w:val="none" w:sz="0" w:space="0" w:color="auto"/>
                <w:right w:val="none" w:sz="0" w:space="0" w:color="auto"/>
              </w:divBdr>
              <w:divsChild>
                <w:div w:id="9563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99268">
      <w:bodyDiv w:val="1"/>
      <w:marLeft w:val="0"/>
      <w:marRight w:val="0"/>
      <w:marTop w:val="0"/>
      <w:marBottom w:val="0"/>
      <w:divBdr>
        <w:top w:val="none" w:sz="0" w:space="0" w:color="auto"/>
        <w:left w:val="none" w:sz="0" w:space="0" w:color="auto"/>
        <w:bottom w:val="none" w:sz="0" w:space="0" w:color="auto"/>
        <w:right w:val="none" w:sz="0" w:space="0" w:color="auto"/>
      </w:divBdr>
      <w:divsChild>
        <w:div w:id="153573229">
          <w:marLeft w:val="0"/>
          <w:marRight w:val="0"/>
          <w:marTop w:val="0"/>
          <w:marBottom w:val="0"/>
          <w:divBdr>
            <w:top w:val="none" w:sz="0" w:space="0" w:color="auto"/>
            <w:left w:val="none" w:sz="0" w:space="0" w:color="auto"/>
            <w:bottom w:val="none" w:sz="0" w:space="0" w:color="auto"/>
            <w:right w:val="none" w:sz="0" w:space="0" w:color="auto"/>
          </w:divBdr>
          <w:divsChild>
            <w:div w:id="518810815">
              <w:marLeft w:val="0"/>
              <w:marRight w:val="0"/>
              <w:marTop w:val="0"/>
              <w:marBottom w:val="0"/>
              <w:divBdr>
                <w:top w:val="none" w:sz="0" w:space="0" w:color="auto"/>
                <w:left w:val="none" w:sz="0" w:space="0" w:color="auto"/>
                <w:bottom w:val="none" w:sz="0" w:space="0" w:color="auto"/>
                <w:right w:val="none" w:sz="0" w:space="0" w:color="auto"/>
              </w:divBdr>
              <w:divsChild>
                <w:div w:id="1218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183233">
      <w:bodyDiv w:val="1"/>
      <w:marLeft w:val="0"/>
      <w:marRight w:val="0"/>
      <w:marTop w:val="0"/>
      <w:marBottom w:val="0"/>
      <w:divBdr>
        <w:top w:val="none" w:sz="0" w:space="0" w:color="auto"/>
        <w:left w:val="none" w:sz="0" w:space="0" w:color="auto"/>
        <w:bottom w:val="none" w:sz="0" w:space="0" w:color="auto"/>
        <w:right w:val="none" w:sz="0" w:space="0" w:color="auto"/>
      </w:divBdr>
      <w:divsChild>
        <w:div w:id="718091358">
          <w:marLeft w:val="0"/>
          <w:marRight w:val="0"/>
          <w:marTop w:val="0"/>
          <w:marBottom w:val="0"/>
          <w:divBdr>
            <w:top w:val="none" w:sz="0" w:space="0" w:color="auto"/>
            <w:left w:val="none" w:sz="0" w:space="0" w:color="auto"/>
            <w:bottom w:val="none" w:sz="0" w:space="0" w:color="auto"/>
            <w:right w:val="none" w:sz="0" w:space="0" w:color="auto"/>
          </w:divBdr>
          <w:divsChild>
            <w:div w:id="2022002551">
              <w:marLeft w:val="0"/>
              <w:marRight w:val="0"/>
              <w:marTop w:val="0"/>
              <w:marBottom w:val="0"/>
              <w:divBdr>
                <w:top w:val="none" w:sz="0" w:space="0" w:color="auto"/>
                <w:left w:val="none" w:sz="0" w:space="0" w:color="auto"/>
                <w:bottom w:val="none" w:sz="0" w:space="0" w:color="auto"/>
                <w:right w:val="none" w:sz="0" w:space="0" w:color="auto"/>
              </w:divBdr>
              <w:divsChild>
                <w:div w:id="12736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12296">
      <w:bodyDiv w:val="1"/>
      <w:marLeft w:val="0"/>
      <w:marRight w:val="0"/>
      <w:marTop w:val="0"/>
      <w:marBottom w:val="0"/>
      <w:divBdr>
        <w:top w:val="none" w:sz="0" w:space="0" w:color="auto"/>
        <w:left w:val="none" w:sz="0" w:space="0" w:color="auto"/>
        <w:bottom w:val="none" w:sz="0" w:space="0" w:color="auto"/>
        <w:right w:val="none" w:sz="0" w:space="0" w:color="auto"/>
      </w:divBdr>
    </w:div>
    <w:div w:id="508762850">
      <w:bodyDiv w:val="1"/>
      <w:marLeft w:val="0"/>
      <w:marRight w:val="0"/>
      <w:marTop w:val="0"/>
      <w:marBottom w:val="0"/>
      <w:divBdr>
        <w:top w:val="none" w:sz="0" w:space="0" w:color="auto"/>
        <w:left w:val="none" w:sz="0" w:space="0" w:color="auto"/>
        <w:bottom w:val="none" w:sz="0" w:space="0" w:color="auto"/>
        <w:right w:val="none" w:sz="0" w:space="0" w:color="auto"/>
      </w:divBdr>
      <w:divsChild>
        <w:div w:id="1853756979">
          <w:marLeft w:val="0"/>
          <w:marRight w:val="0"/>
          <w:marTop w:val="0"/>
          <w:marBottom w:val="0"/>
          <w:divBdr>
            <w:top w:val="none" w:sz="0" w:space="0" w:color="auto"/>
            <w:left w:val="none" w:sz="0" w:space="0" w:color="auto"/>
            <w:bottom w:val="none" w:sz="0" w:space="0" w:color="auto"/>
            <w:right w:val="none" w:sz="0" w:space="0" w:color="auto"/>
          </w:divBdr>
          <w:divsChild>
            <w:div w:id="1539047530">
              <w:marLeft w:val="0"/>
              <w:marRight w:val="0"/>
              <w:marTop w:val="0"/>
              <w:marBottom w:val="0"/>
              <w:divBdr>
                <w:top w:val="none" w:sz="0" w:space="0" w:color="auto"/>
                <w:left w:val="none" w:sz="0" w:space="0" w:color="auto"/>
                <w:bottom w:val="none" w:sz="0" w:space="0" w:color="auto"/>
                <w:right w:val="none" w:sz="0" w:space="0" w:color="auto"/>
              </w:divBdr>
              <w:divsChild>
                <w:div w:id="20274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07937">
      <w:bodyDiv w:val="1"/>
      <w:marLeft w:val="0"/>
      <w:marRight w:val="0"/>
      <w:marTop w:val="0"/>
      <w:marBottom w:val="0"/>
      <w:divBdr>
        <w:top w:val="none" w:sz="0" w:space="0" w:color="auto"/>
        <w:left w:val="none" w:sz="0" w:space="0" w:color="auto"/>
        <w:bottom w:val="none" w:sz="0" w:space="0" w:color="auto"/>
        <w:right w:val="none" w:sz="0" w:space="0" w:color="auto"/>
      </w:divBdr>
      <w:divsChild>
        <w:div w:id="808324064">
          <w:marLeft w:val="0"/>
          <w:marRight w:val="0"/>
          <w:marTop w:val="0"/>
          <w:marBottom w:val="0"/>
          <w:divBdr>
            <w:top w:val="none" w:sz="0" w:space="0" w:color="auto"/>
            <w:left w:val="none" w:sz="0" w:space="0" w:color="auto"/>
            <w:bottom w:val="none" w:sz="0" w:space="0" w:color="auto"/>
            <w:right w:val="none" w:sz="0" w:space="0" w:color="auto"/>
          </w:divBdr>
          <w:divsChild>
            <w:div w:id="640890908">
              <w:marLeft w:val="0"/>
              <w:marRight w:val="0"/>
              <w:marTop w:val="0"/>
              <w:marBottom w:val="0"/>
              <w:divBdr>
                <w:top w:val="none" w:sz="0" w:space="0" w:color="auto"/>
                <w:left w:val="none" w:sz="0" w:space="0" w:color="auto"/>
                <w:bottom w:val="none" w:sz="0" w:space="0" w:color="auto"/>
                <w:right w:val="none" w:sz="0" w:space="0" w:color="auto"/>
              </w:divBdr>
              <w:divsChild>
                <w:div w:id="15343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521215">
      <w:bodyDiv w:val="1"/>
      <w:marLeft w:val="0"/>
      <w:marRight w:val="0"/>
      <w:marTop w:val="0"/>
      <w:marBottom w:val="0"/>
      <w:divBdr>
        <w:top w:val="none" w:sz="0" w:space="0" w:color="auto"/>
        <w:left w:val="none" w:sz="0" w:space="0" w:color="auto"/>
        <w:bottom w:val="none" w:sz="0" w:space="0" w:color="auto"/>
        <w:right w:val="none" w:sz="0" w:space="0" w:color="auto"/>
      </w:divBdr>
      <w:divsChild>
        <w:div w:id="1272588549">
          <w:marLeft w:val="0"/>
          <w:marRight w:val="0"/>
          <w:marTop w:val="0"/>
          <w:marBottom w:val="0"/>
          <w:divBdr>
            <w:top w:val="none" w:sz="0" w:space="0" w:color="auto"/>
            <w:left w:val="none" w:sz="0" w:space="0" w:color="auto"/>
            <w:bottom w:val="none" w:sz="0" w:space="0" w:color="auto"/>
            <w:right w:val="none" w:sz="0" w:space="0" w:color="auto"/>
          </w:divBdr>
          <w:divsChild>
            <w:div w:id="1231228507">
              <w:marLeft w:val="0"/>
              <w:marRight w:val="0"/>
              <w:marTop w:val="0"/>
              <w:marBottom w:val="0"/>
              <w:divBdr>
                <w:top w:val="none" w:sz="0" w:space="0" w:color="auto"/>
                <w:left w:val="none" w:sz="0" w:space="0" w:color="auto"/>
                <w:bottom w:val="none" w:sz="0" w:space="0" w:color="auto"/>
                <w:right w:val="none" w:sz="0" w:space="0" w:color="auto"/>
              </w:divBdr>
              <w:divsChild>
                <w:div w:id="18136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669867">
      <w:bodyDiv w:val="1"/>
      <w:marLeft w:val="0"/>
      <w:marRight w:val="0"/>
      <w:marTop w:val="0"/>
      <w:marBottom w:val="0"/>
      <w:divBdr>
        <w:top w:val="none" w:sz="0" w:space="0" w:color="auto"/>
        <w:left w:val="none" w:sz="0" w:space="0" w:color="auto"/>
        <w:bottom w:val="none" w:sz="0" w:space="0" w:color="auto"/>
        <w:right w:val="none" w:sz="0" w:space="0" w:color="auto"/>
      </w:divBdr>
      <w:divsChild>
        <w:div w:id="1328704130">
          <w:marLeft w:val="0"/>
          <w:marRight w:val="0"/>
          <w:marTop w:val="0"/>
          <w:marBottom w:val="240"/>
          <w:divBdr>
            <w:top w:val="none" w:sz="0" w:space="0" w:color="auto"/>
            <w:left w:val="none" w:sz="0" w:space="0" w:color="auto"/>
            <w:bottom w:val="none" w:sz="0" w:space="0" w:color="auto"/>
            <w:right w:val="none" w:sz="0" w:space="0" w:color="auto"/>
          </w:divBdr>
        </w:div>
      </w:divsChild>
    </w:div>
    <w:div w:id="894967313">
      <w:bodyDiv w:val="1"/>
      <w:marLeft w:val="0"/>
      <w:marRight w:val="0"/>
      <w:marTop w:val="0"/>
      <w:marBottom w:val="0"/>
      <w:divBdr>
        <w:top w:val="none" w:sz="0" w:space="0" w:color="auto"/>
        <w:left w:val="none" w:sz="0" w:space="0" w:color="auto"/>
        <w:bottom w:val="none" w:sz="0" w:space="0" w:color="auto"/>
        <w:right w:val="none" w:sz="0" w:space="0" w:color="auto"/>
      </w:divBdr>
      <w:divsChild>
        <w:div w:id="527983898">
          <w:marLeft w:val="0"/>
          <w:marRight w:val="0"/>
          <w:marTop w:val="0"/>
          <w:marBottom w:val="0"/>
          <w:divBdr>
            <w:top w:val="none" w:sz="0" w:space="0" w:color="auto"/>
            <w:left w:val="none" w:sz="0" w:space="0" w:color="auto"/>
            <w:bottom w:val="none" w:sz="0" w:space="0" w:color="auto"/>
            <w:right w:val="none" w:sz="0" w:space="0" w:color="auto"/>
          </w:divBdr>
          <w:divsChild>
            <w:div w:id="1915817806">
              <w:marLeft w:val="0"/>
              <w:marRight w:val="0"/>
              <w:marTop w:val="0"/>
              <w:marBottom w:val="0"/>
              <w:divBdr>
                <w:top w:val="none" w:sz="0" w:space="0" w:color="auto"/>
                <w:left w:val="none" w:sz="0" w:space="0" w:color="auto"/>
                <w:bottom w:val="none" w:sz="0" w:space="0" w:color="auto"/>
                <w:right w:val="none" w:sz="0" w:space="0" w:color="auto"/>
              </w:divBdr>
              <w:divsChild>
                <w:div w:id="20504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22032">
      <w:bodyDiv w:val="1"/>
      <w:marLeft w:val="0"/>
      <w:marRight w:val="0"/>
      <w:marTop w:val="0"/>
      <w:marBottom w:val="0"/>
      <w:divBdr>
        <w:top w:val="none" w:sz="0" w:space="0" w:color="auto"/>
        <w:left w:val="none" w:sz="0" w:space="0" w:color="auto"/>
        <w:bottom w:val="none" w:sz="0" w:space="0" w:color="auto"/>
        <w:right w:val="none" w:sz="0" w:space="0" w:color="auto"/>
      </w:divBdr>
      <w:divsChild>
        <w:div w:id="1416240708">
          <w:marLeft w:val="0"/>
          <w:marRight w:val="0"/>
          <w:marTop w:val="0"/>
          <w:marBottom w:val="0"/>
          <w:divBdr>
            <w:top w:val="none" w:sz="0" w:space="0" w:color="auto"/>
            <w:left w:val="none" w:sz="0" w:space="0" w:color="auto"/>
            <w:bottom w:val="none" w:sz="0" w:space="0" w:color="auto"/>
            <w:right w:val="none" w:sz="0" w:space="0" w:color="auto"/>
          </w:divBdr>
          <w:divsChild>
            <w:div w:id="181166726">
              <w:marLeft w:val="0"/>
              <w:marRight w:val="0"/>
              <w:marTop w:val="0"/>
              <w:marBottom w:val="0"/>
              <w:divBdr>
                <w:top w:val="none" w:sz="0" w:space="0" w:color="auto"/>
                <w:left w:val="none" w:sz="0" w:space="0" w:color="auto"/>
                <w:bottom w:val="none" w:sz="0" w:space="0" w:color="auto"/>
                <w:right w:val="none" w:sz="0" w:space="0" w:color="auto"/>
              </w:divBdr>
              <w:divsChild>
                <w:div w:id="2250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908271">
      <w:bodyDiv w:val="1"/>
      <w:marLeft w:val="0"/>
      <w:marRight w:val="0"/>
      <w:marTop w:val="0"/>
      <w:marBottom w:val="0"/>
      <w:divBdr>
        <w:top w:val="none" w:sz="0" w:space="0" w:color="auto"/>
        <w:left w:val="none" w:sz="0" w:space="0" w:color="auto"/>
        <w:bottom w:val="none" w:sz="0" w:space="0" w:color="auto"/>
        <w:right w:val="none" w:sz="0" w:space="0" w:color="auto"/>
      </w:divBdr>
      <w:divsChild>
        <w:div w:id="1207765001">
          <w:marLeft w:val="0"/>
          <w:marRight w:val="0"/>
          <w:marTop w:val="0"/>
          <w:marBottom w:val="0"/>
          <w:divBdr>
            <w:top w:val="none" w:sz="0" w:space="0" w:color="auto"/>
            <w:left w:val="none" w:sz="0" w:space="0" w:color="auto"/>
            <w:bottom w:val="none" w:sz="0" w:space="0" w:color="auto"/>
            <w:right w:val="none" w:sz="0" w:space="0" w:color="auto"/>
          </w:divBdr>
          <w:divsChild>
            <w:div w:id="413669519">
              <w:marLeft w:val="0"/>
              <w:marRight w:val="0"/>
              <w:marTop w:val="0"/>
              <w:marBottom w:val="0"/>
              <w:divBdr>
                <w:top w:val="none" w:sz="0" w:space="0" w:color="auto"/>
                <w:left w:val="none" w:sz="0" w:space="0" w:color="auto"/>
                <w:bottom w:val="none" w:sz="0" w:space="0" w:color="auto"/>
                <w:right w:val="none" w:sz="0" w:space="0" w:color="auto"/>
              </w:divBdr>
              <w:divsChild>
                <w:div w:id="163259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978869">
      <w:bodyDiv w:val="1"/>
      <w:marLeft w:val="0"/>
      <w:marRight w:val="0"/>
      <w:marTop w:val="0"/>
      <w:marBottom w:val="0"/>
      <w:divBdr>
        <w:top w:val="none" w:sz="0" w:space="0" w:color="auto"/>
        <w:left w:val="none" w:sz="0" w:space="0" w:color="auto"/>
        <w:bottom w:val="none" w:sz="0" w:space="0" w:color="auto"/>
        <w:right w:val="none" w:sz="0" w:space="0" w:color="auto"/>
      </w:divBdr>
      <w:divsChild>
        <w:div w:id="2115975067">
          <w:marLeft w:val="0"/>
          <w:marRight w:val="0"/>
          <w:marTop w:val="0"/>
          <w:marBottom w:val="0"/>
          <w:divBdr>
            <w:top w:val="none" w:sz="0" w:space="0" w:color="auto"/>
            <w:left w:val="none" w:sz="0" w:space="0" w:color="auto"/>
            <w:bottom w:val="none" w:sz="0" w:space="0" w:color="auto"/>
            <w:right w:val="none" w:sz="0" w:space="0" w:color="auto"/>
          </w:divBdr>
          <w:divsChild>
            <w:div w:id="405955901">
              <w:marLeft w:val="0"/>
              <w:marRight w:val="0"/>
              <w:marTop w:val="0"/>
              <w:marBottom w:val="0"/>
              <w:divBdr>
                <w:top w:val="none" w:sz="0" w:space="0" w:color="auto"/>
                <w:left w:val="none" w:sz="0" w:space="0" w:color="auto"/>
                <w:bottom w:val="none" w:sz="0" w:space="0" w:color="auto"/>
                <w:right w:val="none" w:sz="0" w:space="0" w:color="auto"/>
              </w:divBdr>
              <w:divsChild>
                <w:div w:id="150335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008848">
      <w:bodyDiv w:val="1"/>
      <w:marLeft w:val="0"/>
      <w:marRight w:val="0"/>
      <w:marTop w:val="0"/>
      <w:marBottom w:val="0"/>
      <w:divBdr>
        <w:top w:val="none" w:sz="0" w:space="0" w:color="auto"/>
        <w:left w:val="none" w:sz="0" w:space="0" w:color="auto"/>
        <w:bottom w:val="none" w:sz="0" w:space="0" w:color="auto"/>
        <w:right w:val="none" w:sz="0" w:space="0" w:color="auto"/>
      </w:divBdr>
      <w:divsChild>
        <w:div w:id="714548605">
          <w:marLeft w:val="0"/>
          <w:marRight w:val="0"/>
          <w:marTop w:val="0"/>
          <w:marBottom w:val="0"/>
          <w:divBdr>
            <w:top w:val="none" w:sz="0" w:space="0" w:color="auto"/>
            <w:left w:val="none" w:sz="0" w:space="0" w:color="auto"/>
            <w:bottom w:val="none" w:sz="0" w:space="0" w:color="auto"/>
            <w:right w:val="none" w:sz="0" w:space="0" w:color="auto"/>
          </w:divBdr>
          <w:divsChild>
            <w:div w:id="2072776296">
              <w:marLeft w:val="0"/>
              <w:marRight w:val="0"/>
              <w:marTop w:val="0"/>
              <w:marBottom w:val="0"/>
              <w:divBdr>
                <w:top w:val="none" w:sz="0" w:space="0" w:color="auto"/>
                <w:left w:val="none" w:sz="0" w:space="0" w:color="auto"/>
                <w:bottom w:val="none" w:sz="0" w:space="0" w:color="auto"/>
                <w:right w:val="none" w:sz="0" w:space="0" w:color="auto"/>
              </w:divBdr>
              <w:divsChild>
                <w:div w:id="61336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464680">
      <w:bodyDiv w:val="1"/>
      <w:marLeft w:val="0"/>
      <w:marRight w:val="0"/>
      <w:marTop w:val="0"/>
      <w:marBottom w:val="0"/>
      <w:divBdr>
        <w:top w:val="none" w:sz="0" w:space="0" w:color="auto"/>
        <w:left w:val="none" w:sz="0" w:space="0" w:color="auto"/>
        <w:bottom w:val="none" w:sz="0" w:space="0" w:color="auto"/>
        <w:right w:val="none" w:sz="0" w:space="0" w:color="auto"/>
      </w:divBdr>
      <w:divsChild>
        <w:div w:id="1810780361">
          <w:marLeft w:val="0"/>
          <w:marRight w:val="0"/>
          <w:marTop w:val="0"/>
          <w:marBottom w:val="0"/>
          <w:divBdr>
            <w:top w:val="none" w:sz="0" w:space="0" w:color="auto"/>
            <w:left w:val="none" w:sz="0" w:space="0" w:color="auto"/>
            <w:bottom w:val="none" w:sz="0" w:space="0" w:color="auto"/>
            <w:right w:val="none" w:sz="0" w:space="0" w:color="auto"/>
          </w:divBdr>
          <w:divsChild>
            <w:div w:id="82149227">
              <w:marLeft w:val="0"/>
              <w:marRight w:val="0"/>
              <w:marTop w:val="0"/>
              <w:marBottom w:val="0"/>
              <w:divBdr>
                <w:top w:val="none" w:sz="0" w:space="0" w:color="auto"/>
                <w:left w:val="none" w:sz="0" w:space="0" w:color="auto"/>
                <w:bottom w:val="none" w:sz="0" w:space="0" w:color="auto"/>
                <w:right w:val="none" w:sz="0" w:space="0" w:color="auto"/>
              </w:divBdr>
              <w:divsChild>
                <w:div w:id="3423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131">
      <w:bodyDiv w:val="1"/>
      <w:marLeft w:val="0"/>
      <w:marRight w:val="0"/>
      <w:marTop w:val="0"/>
      <w:marBottom w:val="0"/>
      <w:divBdr>
        <w:top w:val="none" w:sz="0" w:space="0" w:color="auto"/>
        <w:left w:val="none" w:sz="0" w:space="0" w:color="auto"/>
        <w:bottom w:val="none" w:sz="0" w:space="0" w:color="auto"/>
        <w:right w:val="none" w:sz="0" w:space="0" w:color="auto"/>
      </w:divBdr>
      <w:divsChild>
        <w:div w:id="805392582">
          <w:marLeft w:val="0"/>
          <w:marRight w:val="0"/>
          <w:marTop w:val="0"/>
          <w:marBottom w:val="0"/>
          <w:divBdr>
            <w:top w:val="none" w:sz="0" w:space="0" w:color="auto"/>
            <w:left w:val="none" w:sz="0" w:space="0" w:color="auto"/>
            <w:bottom w:val="none" w:sz="0" w:space="0" w:color="auto"/>
            <w:right w:val="none" w:sz="0" w:space="0" w:color="auto"/>
          </w:divBdr>
          <w:divsChild>
            <w:div w:id="170488471">
              <w:marLeft w:val="0"/>
              <w:marRight w:val="0"/>
              <w:marTop w:val="0"/>
              <w:marBottom w:val="0"/>
              <w:divBdr>
                <w:top w:val="none" w:sz="0" w:space="0" w:color="auto"/>
                <w:left w:val="none" w:sz="0" w:space="0" w:color="auto"/>
                <w:bottom w:val="none" w:sz="0" w:space="0" w:color="auto"/>
                <w:right w:val="none" w:sz="0" w:space="0" w:color="auto"/>
              </w:divBdr>
              <w:divsChild>
                <w:div w:id="1193616797">
                  <w:marLeft w:val="0"/>
                  <w:marRight w:val="0"/>
                  <w:marTop w:val="0"/>
                  <w:marBottom w:val="0"/>
                  <w:divBdr>
                    <w:top w:val="none" w:sz="0" w:space="0" w:color="auto"/>
                    <w:left w:val="none" w:sz="0" w:space="0" w:color="auto"/>
                    <w:bottom w:val="none" w:sz="0" w:space="0" w:color="auto"/>
                    <w:right w:val="none" w:sz="0" w:space="0" w:color="auto"/>
                  </w:divBdr>
                  <w:divsChild>
                    <w:div w:id="7407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23682">
      <w:bodyDiv w:val="1"/>
      <w:marLeft w:val="0"/>
      <w:marRight w:val="0"/>
      <w:marTop w:val="0"/>
      <w:marBottom w:val="0"/>
      <w:divBdr>
        <w:top w:val="none" w:sz="0" w:space="0" w:color="auto"/>
        <w:left w:val="none" w:sz="0" w:space="0" w:color="auto"/>
        <w:bottom w:val="none" w:sz="0" w:space="0" w:color="auto"/>
        <w:right w:val="none" w:sz="0" w:space="0" w:color="auto"/>
      </w:divBdr>
    </w:div>
    <w:div w:id="1411080104">
      <w:bodyDiv w:val="1"/>
      <w:marLeft w:val="0"/>
      <w:marRight w:val="0"/>
      <w:marTop w:val="0"/>
      <w:marBottom w:val="0"/>
      <w:divBdr>
        <w:top w:val="none" w:sz="0" w:space="0" w:color="auto"/>
        <w:left w:val="none" w:sz="0" w:space="0" w:color="auto"/>
        <w:bottom w:val="none" w:sz="0" w:space="0" w:color="auto"/>
        <w:right w:val="none" w:sz="0" w:space="0" w:color="auto"/>
      </w:divBdr>
      <w:divsChild>
        <w:div w:id="1130172966">
          <w:marLeft w:val="0"/>
          <w:marRight w:val="0"/>
          <w:marTop w:val="0"/>
          <w:marBottom w:val="0"/>
          <w:divBdr>
            <w:top w:val="none" w:sz="0" w:space="0" w:color="auto"/>
            <w:left w:val="none" w:sz="0" w:space="0" w:color="auto"/>
            <w:bottom w:val="none" w:sz="0" w:space="0" w:color="auto"/>
            <w:right w:val="none" w:sz="0" w:space="0" w:color="auto"/>
          </w:divBdr>
          <w:divsChild>
            <w:div w:id="2045668438">
              <w:marLeft w:val="0"/>
              <w:marRight w:val="0"/>
              <w:marTop w:val="0"/>
              <w:marBottom w:val="0"/>
              <w:divBdr>
                <w:top w:val="none" w:sz="0" w:space="0" w:color="auto"/>
                <w:left w:val="none" w:sz="0" w:space="0" w:color="auto"/>
                <w:bottom w:val="none" w:sz="0" w:space="0" w:color="auto"/>
                <w:right w:val="none" w:sz="0" w:space="0" w:color="auto"/>
              </w:divBdr>
              <w:divsChild>
                <w:div w:id="163113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126150">
      <w:bodyDiv w:val="1"/>
      <w:marLeft w:val="0"/>
      <w:marRight w:val="0"/>
      <w:marTop w:val="0"/>
      <w:marBottom w:val="0"/>
      <w:divBdr>
        <w:top w:val="none" w:sz="0" w:space="0" w:color="auto"/>
        <w:left w:val="none" w:sz="0" w:space="0" w:color="auto"/>
        <w:bottom w:val="none" w:sz="0" w:space="0" w:color="auto"/>
        <w:right w:val="none" w:sz="0" w:space="0" w:color="auto"/>
      </w:divBdr>
    </w:div>
    <w:div w:id="1530143233">
      <w:bodyDiv w:val="1"/>
      <w:marLeft w:val="0"/>
      <w:marRight w:val="0"/>
      <w:marTop w:val="0"/>
      <w:marBottom w:val="0"/>
      <w:divBdr>
        <w:top w:val="none" w:sz="0" w:space="0" w:color="auto"/>
        <w:left w:val="none" w:sz="0" w:space="0" w:color="auto"/>
        <w:bottom w:val="none" w:sz="0" w:space="0" w:color="auto"/>
        <w:right w:val="none" w:sz="0" w:space="0" w:color="auto"/>
      </w:divBdr>
      <w:divsChild>
        <w:div w:id="878668926">
          <w:marLeft w:val="0"/>
          <w:marRight w:val="0"/>
          <w:marTop w:val="0"/>
          <w:marBottom w:val="0"/>
          <w:divBdr>
            <w:top w:val="none" w:sz="0" w:space="0" w:color="auto"/>
            <w:left w:val="none" w:sz="0" w:space="0" w:color="auto"/>
            <w:bottom w:val="none" w:sz="0" w:space="0" w:color="auto"/>
            <w:right w:val="none" w:sz="0" w:space="0" w:color="auto"/>
          </w:divBdr>
          <w:divsChild>
            <w:div w:id="506411521">
              <w:marLeft w:val="0"/>
              <w:marRight w:val="0"/>
              <w:marTop w:val="0"/>
              <w:marBottom w:val="0"/>
              <w:divBdr>
                <w:top w:val="none" w:sz="0" w:space="0" w:color="auto"/>
                <w:left w:val="none" w:sz="0" w:space="0" w:color="auto"/>
                <w:bottom w:val="none" w:sz="0" w:space="0" w:color="auto"/>
                <w:right w:val="none" w:sz="0" w:space="0" w:color="auto"/>
              </w:divBdr>
              <w:divsChild>
                <w:div w:id="135730728">
                  <w:marLeft w:val="0"/>
                  <w:marRight w:val="0"/>
                  <w:marTop w:val="0"/>
                  <w:marBottom w:val="0"/>
                  <w:divBdr>
                    <w:top w:val="none" w:sz="0" w:space="0" w:color="auto"/>
                    <w:left w:val="none" w:sz="0" w:space="0" w:color="auto"/>
                    <w:bottom w:val="none" w:sz="0" w:space="0" w:color="auto"/>
                    <w:right w:val="none" w:sz="0" w:space="0" w:color="auto"/>
                  </w:divBdr>
                </w:div>
              </w:divsChild>
            </w:div>
            <w:div w:id="1699963806">
              <w:marLeft w:val="0"/>
              <w:marRight w:val="0"/>
              <w:marTop w:val="0"/>
              <w:marBottom w:val="0"/>
              <w:divBdr>
                <w:top w:val="none" w:sz="0" w:space="0" w:color="auto"/>
                <w:left w:val="none" w:sz="0" w:space="0" w:color="auto"/>
                <w:bottom w:val="none" w:sz="0" w:space="0" w:color="auto"/>
                <w:right w:val="none" w:sz="0" w:space="0" w:color="auto"/>
              </w:divBdr>
              <w:divsChild>
                <w:div w:id="1635333400">
                  <w:marLeft w:val="0"/>
                  <w:marRight w:val="0"/>
                  <w:marTop w:val="0"/>
                  <w:marBottom w:val="0"/>
                  <w:divBdr>
                    <w:top w:val="none" w:sz="0" w:space="0" w:color="auto"/>
                    <w:left w:val="none" w:sz="0" w:space="0" w:color="auto"/>
                    <w:bottom w:val="none" w:sz="0" w:space="0" w:color="auto"/>
                    <w:right w:val="none" w:sz="0" w:space="0" w:color="auto"/>
                  </w:divBdr>
                </w:div>
              </w:divsChild>
            </w:div>
            <w:div w:id="1409501640">
              <w:marLeft w:val="0"/>
              <w:marRight w:val="0"/>
              <w:marTop w:val="0"/>
              <w:marBottom w:val="0"/>
              <w:divBdr>
                <w:top w:val="none" w:sz="0" w:space="0" w:color="auto"/>
                <w:left w:val="none" w:sz="0" w:space="0" w:color="auto"/>
                <w:bottom w:val="none" w:sz="0" w:space="0" w:color="auto"/>
                <w:right w:val="none" w:sz="0" w:space="0" w:color="auto"/>
              </w:divBdr>
              <w:divsChild>
                <w:div w:id="1498882349">
                  <w:marLeft w:val="0"/>
                  <w:marRight w:val="0"/>
                  <w:marTop w:val="0"/>
                  <w:marBottom w:val="0"/>
                  <w:divBdr>
                    <w:top w:val="none" w:sz="0" w:space="0" w:color="auto"/>
                    <w:left w:val="none" w:sz="0" w:space="0" w:color="auto"/>
                    <w:bottom w:val="none" w:sz="0" w:space="0" w:color="auto"/>
                    <w:right w:val="none" w:sz="0" w:space="0" w:color="auto"/>
                  </w:divBdr>
                </w:div>
              </w:divsChild>
            </w:div>
            <w:div w:id="1366951217">
              <w:marLeft w:val="0"/>
              <w:marRight w:val="0"/>
              <w:marTop w:val="0"/>
              <w:marBottom w:val="0"/>
              <w:divBdr>
                <w:top w:val="none" w:sz="0" w:space="0" w:color="auto"/>
                <w:left w:val="none" w:sz="0" w:space="0" w:color="auto"/>
                <w:bottom w:val="none" w:sz="0" w:space="0" w:color="auto"/>
                <w:right w:val="none" w:sz="0" w:space="0" w:color="auto"/>
              </w:divBdr>
              <w:divsChild>
                <w:div w:id="69936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0654">
          <w:marLeft w:val="0"/>
          <w:marRight w:val="0"/>
          <w:marTop w:val="0"/>
          <w:marBottom w:val="0"/>
          <w:divBdr>
            <w:top w:val="none" w:sz="0" w:space="0" w:color="auto"/>
            <w:left w:val="none" w:sz="0" w:space="0" w:color="auto"/>
            <w:bottom w:val="none" w:sz="0" w:space="0" w:color="auto"/>
            <w:right w:val="none" w:sz="0" w:space="0" w:color="auto"/>
          </w:divBdr>
          <w:divsChild>
            <w:div w:id="539443685">
              <w:marLeft w:val="0"/>
              <w:marRight w:val="0"/>
              <w:marTop w:val="0"/>
              <w:marBottom w:val="0"/>
              <w:divBdr>
                <w:top w:val="none" w:sz="0" w:space="0" w:color="auto"/>
                <w:left w:val="none" w:sz="0" w:space="0" w:color="auto"/>
                <w:bottom w:val="none" w:sz="0" w:space="0" w:color="auto"/>
                <w:right w:val="none" w:sz="0" w:space="0" w:color="auto"/>
              </w:divBdr>
              <w:divsChild>
                <w:div w:id="129494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344546">
      <w:bodyDiv w:val="1"/>
      <w:marLeft w:val="0"/>
      <w:marRight w:val="0"/>
      <w:marTop w:val="0"/>
      <w:marBottom w:val="0"/>
      <w:divBdr>
        <w:top w:val="none" w:sz="0" w:space="0" w:color="auto"/>
        <w:left w:val="none" w:sz="0" w:space="0" w:color="auto"/>
        <w:bottom w:val="none" w:sz="0" w:space="0" w:color="auto"/>
        <w:right w:val="none" w:sz="0" w:space="0" w:color="auto"/>
      </w:divBdr>
      <w:divsChild>
        <w:div w:id="1371030595">
          <w:marLeft w:val="0"/>
          <w:marRight w:val="0"/>
          <w:marTop w:val="0"/>
          <w:marBottom w:val="0"/>
          <w:divBdr>
            <w:top w:val="none" w:sz="0" w:space="0" w:color="auto"/>
            <w:left w:val="none" w:sz="0" w:space="0" w:color="auto"/>
            <w:bottom w:val="none" w:sz="0" w:space="0" w:color="auto"/>
            <w:right w:val="none" w:sz="0" w:space="0" w:color="auto"/>
          </w:divBdr>
          <w:divsChild>
            <w:div w:id="1735007439">
              <w:marLeft w:val="0"/>
              <w:marRight w:val="0"/>
              <w:marTop w:val="0"/>
              <w:marBottom w:val="0"/>
              <w:divBdr>
                <w:top w:val="none" w:sz="0" w:space="0" w:color="auto"/>
                <w:left w:val="none" w:sz="0" w:space="0" w:color="auto"/>
                <w:bottom w:val="none" w:sz="0" w:space="0" w:color="auto"/>
                <w:right w:val="none" w:sz="0" w:space="0" w:color="auto"/>
              </w:divBdr>
              <w:divsChild>
                <w:div w:id="27591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854278">
      <w:bodyDiv w:val="1"/>
      <w:marLeft w:val="0"/>
      <w:marRight w:val="0"/>
      <w:marTop w:val="0"/>
      <w:marBottom w:val="0"/>
      <w:divBdr>
        <w:top w:val="none" w:sz="0" w:space="0" w:color="auto"/>
        <w:left w:val="none" w:sz="0" w:space="0" w:color="auto"/>
        <w:bottom w:val="none" w:sz="0" w:space="0" w:color="auto"/>
        <w:right w:val="none" w:sz="0" w:space="0" w:color="auto"/>
      </w:divBdr>
      <w:divsChild>
        <w:div w:id="1944678520">
          <w:marLeft w:val="0"/>
          <w:marRight w:val="0"/>
          <w:marTop w:val="0"/>
          <w:marBottom w:val="240"/>
          <w:divBdr>
            <w:top w:val="none" w:sz="0" w:space="0" w:color="auto"/>
            <w:left w:val="none" w:sz="0" w:space="0" w:color="auto"/>
            <w:bottom w:val="none" w:sz="0" w:space="0" w:color="auto"/>
            <w:right w:val="none" w:sz="0" w:space="0" w:color="auto"/>
          </w:divBdr>
        </w:div>
      </w:divsChild>
    </w:div>
    <w:div w:id="1609896605">
      <w:bodyDiv w:val="1"/>
      <w:marLeft w:val="0"/>
      <w:marRight w:val="0"/>
      <w:marTop w:val="0"/>
      <w:marBottom w:val="0"/>
      <w:divBdr>
        <w:top w:val="none" w:sz="0" w:space="0" w:color="auto"/>
        <w:left w:val="none" w:sz="0" w:space="0" w:color="auto"/>
        <w:bottom w:val="none" w:sz="0" w:space="0" w:color="auto"/>
        <w:right w:val="none" w:sz="0" w:space="0" w:color="auto"/>
      </w:divBdr>
      <w:divsChild>
        <w:div w:id="1413622082">
          <w:marLeft w:val="0"/>
          <w:marRight w:val="0"/>
          <w:marTop w:val="0"/>
          <w:marBottom w:val="0"/>
          <w:divBdr>
            <w:top w:val="none" w:sz="0" w:space="0" w:color="auto"/>
            <w:left w:val="none" w:sz="0" w:space="0" w:color="auto"/>
            <w:bottom w:val="none" w:sz="0" w:space="0" w:color="auto"/>
            <w:right w:val="none" w:sz="0" w:space="0" w:color="auto"/>
          </w:divBdr>
          <w:divsChild>
            <w:div w:id="360471370">
              <w:marLeft w:val="0"/>
              <w:marRight w:val="0"/>
              <w:marTop w:val="0"/>
              <w:marBottom w:val="0"/>
              <w:divBdr>
                <w:top w:val="none" w:sz="0" w:space="0" w:color="auto"/>
                <w:left w:val="none" w:sz="0" w:space="0" w:color="auto"/>
                <w:bottom w:val="none" w:sz="0" w:space="0" w:color="auto"/>
                <w:right w:val="none" w:sz="0" w:space="0" w:color="auto"/>
              </w:divBdr>
              <w:divsChild>
                <w:div w:id="37782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888129">
      <w:bodyDiv w:val="1"/>
      <w:marLeft w:val="0"/>
      <w:marRight w:val="0"/>
      <w:marTop w:val="0"/>
      <w:marBottom w:val="0"/>
      <w:divBdr>
        <w:top w:val="none" w:sz="0" w:space="0" w:color="auto"/>
        <w:left w:val="none" w:sz="0" w:space="0" w:color="auto"/>
        <w:bottom w:val="none" w:sz="0" w:space="0" w:color="auto"/>
        <w:right w:val="none" w:sz="0" w:space="0" w:color="auto"/>
      </w:divBdr>
      <w:divsChild>
        <w:div w:id="440994129">
          <w:marLeft w:val="0"/>
          <w:marRight w:val="0"/>
          <w:marTop w:val="0"/>
          <w:marBottom w:val="240"/>
          <w:divBdr>
            <w:top w:val="none" w:sz="0" w:space="0" w:color="auto"/>
            <w:left w:val="none" w:sz="0" w:space="0" w:color="auto"/>
            <w:bottom w:val="none" w:sz="0" w:space="0" w:color="auto"/>
            <w:right w:val="none" w:sz="0" w:space="0" w:color="auto"/>
          </w:divBdr>
        </w:div>
      </w:divsChild>
    </w:div>
    <w:div w:id="1612473699">
      <w:bodyDiv w:val="1"/>
      <w:marLeft w:val="0"/>
      <w:marRight w:val="0"/>
      <w:marTop w:val="0"/>
      <w:marBottom w:val="0"/>
      <w:divBdr>
        <w:top w:val="none" w:sz="0" w:space="0" w:color="auto"/>
        <w:left w:val="none" w:sz="0" w:space="0" w:color="auto"/>
        <w:bottom w:val="none" w:sz="0" w:space="0" w:color="auto"/>
        <w:right w:val="none" w:sz="0" w:space="0" w:color="auto"/>
      </w:divBdr>
      <w:divsChild>
        <w:div w:id="650014400">
          <w:marLeft w:val="0"/>
          <w:marRight w:val="0"/>
          <w:marTop w:val="0"/>
          <w:marBottom w:val="0"/>
          <w:divBdr>
            <w:top w:val="none" w:sz="0" w:space="0" w:color="auto"/>
            <w:left w:val="none" w:sz="0" w:space="0" w:color="auto"/>
            <w:bottom w:val="none" w:sz="0" w:space="0" w:color="auto"/>
            <w:right w:val="none" w:sz="0" w:space="0" w:color="auto"/>
          </w:divBdr>
          <w:divsChild>
            <w:div w:id="41365478">
              <w:marLeft w:val="0"/>
              <w:marRight w:val="0"/>
              <w:marTop w:val="0"/>
              <w:marBottom w:val="0"/>
              <w:divBdr>
                <w:top w:val="none" w:sz="0" w:space="0" w:color="auto"/>
                <w:left w:val="none" w:sz="0" w:space="0" w:color="auto"/>
                <w:bottom w:val="none" w:sz="0" w:space="0" w:color="auto"/>
                <w:right w:val="none" w:sz="0" w:space="0" w:color="auto"/>
              </w:divBdr>
              <w:divsChild>
                <w:div w:id="6314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47201">
      <w:bodyDiv w:val="1"/>
      <w:marLeft w:val="0"/>
      <w:marRight w:val="0"/>
      <w:marTop w:val="0"/>
      <w:marBottom w:val="0"/>
      <w:divBdr>
        <w:top w:val="none" w:sz="0" w:space="0" w:color="auto"/>
        <w:left w:val="none" w:sz="0" w:space="0" w:color="auto"/>
        <w:bottom w:val="none" w:sz="0" w:space="0" w:color="auto"/>
        <w:right w:val="none" w:sz="0" w:space="0" w:color="auto"/>
      </w:divBdr>
      <w:divsChild>
        <w:div w:id="1235436048">
          <w:marLeft w:val="0"/>
          <w:marRight w:val="0"/>
          <w:marTop w:val="0"/>
          <w:marBottom w:val="0"/>
          <w:divBdr>
            <w:top w:val="none" w:sz="0" w:space="0" w:color="auto"/>
            <w:left w:val="none" w:sz="0" w:space="0" w:color="auto"/>
            <w:bottom w:val="none" w:sz="0" w:space="0" w:color="auto"/>
            <w:right w:val="none" w:sz="0" w:space="0" w:color="auto"/>
          </w:divBdr>
          <w:divsChild>
            <w:div w:id="419715777">
              <w:marLeft w:val="0"/>
              <w:marRight w:val="0"/>
              <w:marTop w:val="0"/>
              <w:marBottom w:val="0"/>
              <w:divBdr>
                <w:top w:val="none" w:sz="0" w:space="0" w:color="auto"/>
                <w:left w:val="none" w:sz="0" w:space="0" w:color="auto"/>
                <w:bottom w:val="none" w:sz="0" w:space="0" w:color="auto"/>
                <w:right w:val="none" w:sz="0" w:space="0" w:color="auto"/>
              </w:divBdr>
              <w:divsChild>
                <w:div w:id="9471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4196">
          <w:marLeft w:val="0"/>
          <w:marRight w:val="0"/>
          <w:marTop w:val="0"/>
          <w:marBottom w:val="0"/>
          <w:divBdr>
            <w:top w:val="none" w:sz="0" w:space="0" w:color="auto"/>
            <w:left w:val="none" w:sz="0" w:space="0" w:color="auto"/>
            <w:bottom w:val="none" w:sz="0" w:space="0" w:color="auto"/>
            <w:right w:val="none" w:sz="0" w:space="0" w:color="auto"/>
          </w:divBdr>
          <w:divsChild>
            <w:div w:id="99843148">
              <w:marLeft w:val="0"/>
              <w:marRight w:val="0"/>
              <w:marTop w:val="0"/>
              <w:marBottom w:val="0"/>
              <w:divBdr>
                <w:top w:val="none" w:sz="0" w:space="0" w:color="auto"/>
                <w:left w:val="none" w:sz="0" w:space="0" w:color="auto"/>
                <w:bottom w:val="none" w:sz="0" w:space="0" w:color="auto"/>
                <w:right w:val="none" w:sz="0" w:space="0" w:color="auto"/>
              </w:divBdr>
              <w:divsChild>
                <w:div w:id="19584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435992">
      <w:bodyDiv w:val="1"/>
      <w:marLeft w:val="0"/>
      <w:marRight w:val="0"/>
      <w:marTop w:val="0"/>
      <w:marBottom w:val="0"/>
      <w:divBdr>
        <w:top w:val="none" w:sz="0" w:space="0" w:color="auto"/>
        <w:left w:val="none" w:sz="0" w:space="0" w:color="auto"/>
        <w:bottom w:val="none" w:sz="0" w:space="0" w:color="auto"/>
        <w:right w:val="none" w:sz="0" w:space="0" w:color="auto"/>
      </w:divBdr>
      <w:divsChild>
        <w:div w:id="1293247457">
          <w:marLeft w:val="0"/>
          <w:marRight w:val="0"/>
          <w:marTop w:val="0"/>
          <w:marBottom w:val="0"/>
          <w:divBdr>
            <w:top w:val="none" w:sz="0" w:space="0" w:color="auto"/>
            <w:left w:val="none" w:sz="0" w:space="0" w:color="auto"/>
            <w:bottom w:val="none" w:sz="0" w:space="0" w:color="auto"/>
            <w:right w:val="none" w:sz="0" w:space="0" w:color="auto"/>
          </w:divBdr>
          <w:divsChild>
            <w:div w:id="976183435">
              <w:marLeft w:val="0"/>
              <w:marRight w:val="0"/>
              <w:marTop w:val="0"/>
              <w:marBottom w:val="0"/>
              <w:divBdr>
                <w:top w:val="none" w:sz="0" w:space="0" w:color="auto"/>
                <w:left w:val="none" w:sz="0" w:space="0" w:color="auto"/>
                <w:bottom w:val="none" w:sz="0" w:space="0" w:color="auto"/>
                <w:right w:val="none" w:sz="0" w:space="0" w:color="auto"/>
              </w:divBdr>
              <w:divsChild>
                <w:div w:id="113194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8418">
      <w:bodyDiv w:val="1"/>
      <w:marLeft w:val="0"/>
      <w:marRight w:val="0"/>
      <w:marTop w:val="0"/>
      <w:marBottom w:val="0"/>
      <w:divBdr>
        <w:top w:val="none" w:sz="0" w:space="0" w:color="auto"/>
        <w:left w:val="none" w:sz="0" w:space="0" w:color="auto"/>
        <w:bottom w:val="none" w:sz="0" w:space="0" w:color="auto"/>
        <w:right w:val="none" w:sz="0" w:space="0" w:color="auto"/>
      </w:divBdr>
      <w:divsChild>
        <w:div w:id="468672922">
          <w:marLeft w:val="0"/>
          <w:marRight w:val="0"/>
          <w:marTop w:val="0"/>
          <w:marBottom w:val="0"/>
          <w:divBdr>
            <w:top w:val="none" w:sz="0" w:space="0" w:color="auto"/>
            <w:left w:val="none" w:sz="0" w:space="0" w:color="auto"/>
            <w:bottom w:val="none" w:sz="0" w:space="0" w:color="auto"/>
            <w:right w:val="none" w:sz="0" w:space="0" w:color="auto"/>
          </w:divBdr>
          <w:divsChild>
            <w:div w:id="1837071830">
              <w:marLeft w:val="0"/>
              <w:marRight w:val="0"/>
              <w:marTop w:val="0"/>
              <w:marBottom w:val="0"/>
              <w:divBdr>
                <w:top w:val="none" w:sz="0" w:space="0" w:color="auto"/>
                <w:left w:val="none" w:sz="0" w:space="0" w:color="auto"/>
                <w:bottom w:val="none" w:sz="0" w:space="0" w:color="auto"/>
                <w:right w:val="none" w:sz="0" w:space="0" w:color="auto"/>
              </w:divBdr>
              <w:divsChild>
                <w:div w:id="95467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99655">
      <w:bodyDiv w:val="1"/>
      <w:marLeft w:val="0"/>
      <w:marRight w:val="0"/>
      <w:marTop w:val="0"/>
      <w:marBottom w:val="0"/>
      <w:divBdr>
        <w:top w:val="none" w:sz="0" w:space="0" w:color="auto"/>
        <w:left w:val="none" w:sz="0" w:space="0" w:color="auto"/>
        <w:bottom w:val="none" w:sz="0" w:space="0" w:color="auto"/>
        <w:right w:val="none" w:sz="0" w:space="0" w:color="auto"/>
      </w:divBdr>
      <w:divsChild>
        <w:div w:id="1759594804">
          <w:marLeft w:val="0"/>
          <w:marRight w:val="0"/>
          <w:marTop w:val="0"/>
          <w:marBottom w:val="0"/>
          <w:divBdr>
            <w:top w:val="none" w:sz="0" w:space="0" w:color="auto"/>
            <w:left w:val="none" w:sz="0" w:space="0" w:color="auto"/>
            <w:bottom w:val="none" w:sz="0" w:space="0" w:color="auto"/>
            <w:right w:val="none" w:sz="0" w:space="0" w:color="auto"/>
          </w:divBdr>
          <w:divsChild>
            <w:div w:id="1624119767">
              <w:marLeft w:val="0"/>
              <w:marRight w:val="0"/>
              <w:marTop w:val="0"/>
              <w:marBottom w:val="0"/>
              <w:divBdr>
                <w:top w:val="none" w:sz="0" w:space="0" w:color="auto"/>
                <w:left w:val="none" w:sz="0" w:space="0" w:color="auto"/>
                <w:bottom w:val="none" w:sz="0" w:space="0" w:color="auto"/>
                <w:right w:val="none" w:sz="0" w:space="0" w:color="auto"/>
              </w:divBdr>
              <w:divsChild>
                <w:div w:id="8827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61696">
      <w:bodyDiv w:val="1"/>
      <w:marLeft w:val="0"/>
      <w:marRight w:val="0"/>
      <w:marTop w:val="0"/>
      <w:marBottom w:val="0"/>
      <w:divBdr>
        <w:top w:val="none" w:sz="0" w:space="0" w:color="auto"/>
        <w:left w:val="none" w:sz="0" w:space="0" w:color="auto"/>
        <w:bottom w:val="none" w:sz="0" w:space="0" w:color="auto"/>
        <w:right w:val="none" w:sz="0" w:space="0" w:color="auto"/>
      </w:divBdr>
      <w:divsChild>
        <w:div w:id="1527866164">
          <w:marLeft w:val="0"/>
          <w:marRight w:val="0"/>
          <w:marTop w:val="0"/>
          <w:marBottom w:val="0"/>
          <w:divBdr>
            <w:top w:val="none" w:sz="0" w:space="0" w:color="auto"/>
            <w:left w:val="none" w:sz="0" w:space="0" w:color="auto"/>
            <w:bottom w:val="none" w:sz="0" w:space="0" w:color="auto"/>
            <w:right w:val="none" w:sz="0" w:space="0" w:color="auto"/>
          </w:divBdr>
          <w:divsChild>
            <w:div w:id="1696465302">
              <w:marLeft w:val="0"/>
              <w:marRight w:val="0"/>
              <w:marTop w:val="0"/>
              <w:marBottom w:val="0"/>
              <w:divBdr>
                <w:top w:val="none" w:sz="0" w:space="0" w:color="auto"/>
                <w:left w:val="none" w:sz="0" w:space="0" w:color="auto"/>
                <w:bottom w:val="none" w:sz="0" w:space="0" w:color="auto"/>
                <w:right w:val="none" w:sz="0" w:space="0" w:color="auto"/>
              </w:divBdr>
              <w:divsChild>
                <w:div w:id="2358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848729">
      <w:bodyDiv w:val="1"/>
      <w:marLeft w:val="0"/>
      <w:marRight w:val="0"/>
      <w:marTop w:val="0"/>
      <w:marBottom w:val="0"/>
      <w:divBdr>
        <w:top w:val="none" w:sz="0" w:space="0" w:color="auto"/>
        <w:left w:val="none" w:sz="0" w:space="0" w:color="auto"/>
        <w:bottom w:val="none" w:sz="0" w:space="0" w:color="auto"/>
        <w:right w:val="none" w:sz="0" w:space="0" w:color="auto"/>
      </w:divBdr>
    </w:div>
    <w:div w:id="1927419485">
      <w:bodyDiv w:val="1"/>
      <w:marLeft w:val="0"/>
      <w:marRight w:val="0"/>
      <w:marTop w:val="0"/>
      <w:marBottom w:val="0"/>
      <w:divBdr>
        <w:top w:val="none" w:sz="0" w:space="0" w:color="auto"/>
        <w:left w:val="none" w:sz="0" w:space="0" w:color="auto"/>
        <w:bottom w:val="none" w:sz="0" w:space="0" w:color="auto"/>
        <w:right w:val="none" w:sz="0" w:space="0" w:color="auto"/>
      </w:divBdr>
      <w:divsChild>
        <w:div w:id="734476028">
          <w:marLeft w:val="0"/>
          <w:marRight w:val="0"/>
          <w:marTop w:val="0"/>
          <w:marBottom w:val="0"/>
          <w:divBdr>
            <w:top w:val="none" w:sz="0" w:space="0" w:color="auto"/>
            <w:left w:val="none" w:sz="0" w:space="0" w:color="auto"/>
            <w:bottom w:val="none" w:sz="0" w:space="0" w:color="auto"/>
            <w:right w:val="none" w:sz="0" w:space="0" w:color="auto"/>
          </w:divBdr>
          <w:divsChild>
            <w:div w:id="1226991501">
              <w:marLeft w:val="0"/>
              <w:marRight w:val="0"/>
              <w:marTop w:val="0"/>
              <w:marBottom w:val="0"/>
              <w:divBdr>
                <w:top w:val="none" w:sz="0" w:space="0" w:color="auto"/>
                <w:left w:val="none" w:sz="0" w:space="0" w:color="auto"/>
                <w:bottom w:val="none" w:sz="0" w:space="0" w:color="auto"/>
                <w:right w:val="none" w:sz="0" w:space="0" w:color="auto"/>
              </w:divBdr>
              <w:divsChild>
                <w:div w:id="22492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13104">
      <w:bodyDiv w:val="1"/>
      <w:marLeft w:val="0"/>
      <w:marRight w:val="0"/>
      <w:marTop w:val="0"/>
      <w:marBottom w:val="0"/>
      <w:divBdr>
        <w:top w:val="none" w:sz="0" w:space="0" w:color="auto"/>
        <w:left w:val="none" w:sz="0" w:space="0" w:color="auto"/>
        <w:bottom w:val="none" w:sz="0" w:space="0" w:color="auto"/>
        <w:right w:val="none" w:sz="0" w:space="0" w:color="auto"/>
      </w:divBdr>
      <w:divsChild>
        <w:div w:id="128983315">
          <w:marLeft w:val="0"/>
          <w:marRight w:val="0"/>
          <w:marTop w:val="0"/>
          <w:marBottom w:val="0"/>
          <w:divBdr>
            <w:top w:val="none" w:sz="0" w:space="0" w:color="auto"/>
            <w:left w:val="none" w:sz="0" w:space="0" w:color="auto"/>
            <w:bottom w:val="none" w:sz="0" w:space="0" w:color="auto"/>
            <w:right w:val="none" w:sz="0" w:space="0" w:color="auto"/>
          </w:divBdr>
          <w:divsChild>
            <w:div w:id="508954341">
              <w:marLeft w:val="0"/>
              <w:marRight w:val="0"/>
              <w:marTop w:val="0"/>
              <w:marBottom w:val="0"/>
              <w:divBdr>
                <w:top w:val="none" w:sz="0" w:space="0" w:color="auto"/>
                <w:left w:val="none" w:sz="0" w:space="0" w:color="auto"/>
                <w:bottom w:val="none" w:sz="0" w:space="0" w:color="auto"/>
                <w:right w:val="none" w:sz="0" w:space="0" w:color="auto"/>
              </w:divBdr>
              <w:divsChild>
                <w:div w:id="3057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08074">
      <w:bodyDiv w:val="1"/>
      <w:marLeft w:val="0"/>
      <w:marRight w:val="0"/>
      <w:marTop w:val="0"/>
      <w:marBottom w:val="0"/>
      <w:divBdr>
        <w:top w:val="none" w:sz="0" w:space="0" w:color="auto"/>
        <w:left w:val="none" w:sz="0" w:space="0" w:color="auto"/>
        <w:bottom w:val="none" w:sz="0" w:space="0" w:color="auto"/>
        <w:right w:val="none" w:sz="0" w:space="0" w:color="auto"/>
      </w:divBdr>
      <w:divsChild>
        <w:div w:id="960378617">
          <w:marLeft w:val="0"/>
          <w:marRight w:val="0"/>
          <w:marTop w:val="0"/>
          <w:marBottom w:val="0"/>
          <w:divBdr>
            <w:top w:val="none" w:sz="0" w:space="0" w:color="auto"/>
            <w:left w:val="none" w:sz="0" w:space="0" w:color="auto"/>
            <w:bottom w:val="none" w:sz="0" w:space="0" w:color="auto"/>
            <w:right w:val="none" w:sz="0" w:space="0" w:color="auto"/>
          </w:divBdr>
          <w:divsChild>
            <w:div w:id="1995378657">
              <w:marLeft w:val="0"/>
              <w:marRight w:val="0"/>
              <w:marTop w:val="0"/>
              <w:marBottom w:val="0"/>
              <w:divBdr>
                <w:top w:val="none" w:sz="0" w:space="0" w:color="auto"/>
                <w:left w:val="none" w:sz="0" w:space="0" w:color="auto"/>
                <w:bottom w:val="none" w:sz="0" w:space="0" w:color="auto"/>
                <w:right w:val="none" w:sz="0" w:space="0" w:color="auto"/>
              </w:divBdr>
              <w:divsChild>
                <w:div w:id="9273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602692">
      <w:bodyDiv w:val="1"/>
      <w:marLeft w:val="0"/>
      <w:marRight w:val="0"/>
      <w:marTop w:val="0"/>
      <w:marBottom w:val="0"/>
      <w:divBdr>
        <w:top w:val="none" w:sz="0" w:space="0" w:color="auto"/>
        <w:left w:val="none" w:sz="0" w:space="0" w:color="auto"/>
        <w:bottom w:val="none" w:sz="0" w:space="0" w:color="auto"/>
        <w:right w:val="none" w:sz="0" w:space="0" w:color="auto"/>
      </w:divBdr>
      <w:divsChild>
        <w:div w:id="2024815203">
          <w:marLeft w:val="0"/>
          <w:marRight w:val="0"/>
          <w:marTop w:val="0"/>
          <w:marBottom w:val="0"/>
          <w:divBdr>
            <w:top w:val="none" w:sz="0" w:space="0" w:color="auto"/>
            <w:left w:val="none" w:sz="0" w:space="0" w:color="auto"/>
            <w:bottom w:val="none" w:sz="0" w:space="0" w:color="auto"/>
            <w:right w:val="none" w:sz="0" w:space="0" w:color="auto"/>
          </w:divBdr>
          <w:divsChild>
            <w:div w:id="503671008">
              <w:marLeft w:val="0"/>
              <w:marRight w:val="0"/>
              <w:marTop w:val="0"/>
              <w:marBottom w:val="0"/>
              <w:divBdr>
                <w:top w:val="none" w:sz="0" w:space="0" w:color="auto"/>
                <w:left w:val="none" w:sz="0" w:space="0" w:color="auto"/>
                <w:bottom w:val="none" w:sz="0" w:space="0" w:color="auto"/>
                <w:right w:val="none" w:sz="0" w:space="0" w:color="auto"/>
              </w:divBdr>
              <w:divsChild>
                <w:div w:id="19796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66517">
      <w:bodyDiv w:val="1"/>
      <w:marLeft w:val="0"/>
      <w:marRight w:val="0"/>
      <w:marTop w:val="0"/>
      <w:marBottom w:val="0"/>
      <w:divBdr>
        <w:top w:val="none" w:sz="0" w:space="0" w:color="auto"/>
        <w:left w:val="none" w:sz="0" w:space="0" w:color="auto"/>
        <w:bottom w:val="none" w:sz="0" w:space="0" w:color="auto"/>
        <w:right w:val="none" w:sz="0" w:space="0" w:color="auto"/>
      </w:divBdr>
      <w:divsChild>
        <w:div w:id="1356076797">
          <w:marLeft w:val="0"/>
          <w:marRight w:val="0"/>
          <w:marTop w:val="0"/>
          <w:marBottom w:val="0"/>
          <w:divBdr>
            <w:top w:val="none" w:sz="0" w:space="0" w:color="auto"/>
            <w:left w:val="none" w:sz="0" w:space="0" w:color="auto"/>
            <w:bottom w:val="none" w:sz="0" w:space="0" w:color="auto"/>
            <w:right w:val="none" w:sz="0" w:space="0" w:color="auto"/>
          </w:divBdr>
          <w:divsChild>
            <w:div w:id="2096782838">
              <w:marLeft w:val="0"/>
              <w:marRight w:val="0"/>
              <w:marTop w:val="0"/>
              <w:marBottom w:val="0"/>
              <w:divBdr>
                <w:top w:val="none" w:sz="0" w:space="0" w:color="auto"/>
                <w:left w:val="none" w:sz="0" w:space="0" w:color="auto"/>
                <w:bottom w:val="none" w:sz="0" w:space="0" w:color="auto"/>
                <w:right w:val="none" w:sz="0" w:space="0" w:color="auto"/>
              </w:divBdr>
              <w:divsChild>
                <w:div w:id="27521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334231">
      <w:bodyDiv w:val="1"/>
      <w:marLeft w:val="0"/>
      <w:marRight w:val="0"/>
      <w:marTop w:val="0"/>
      <w:marBottom w:val="0"/>
      <w:divBdr>
        <w:top w:val="none" w:sz="0" w:space="0" w:color="auto"/>
        <w:left w:val="none" w:sz="0" w:space="0" w:color="auto"/>
        <w:bottom w:val="none" w:sz="0" w:space="0" w:color="auto"/>
        <w:right w:val="none" w:sz="0" w:space="0" w:color="auto"/>
      </w:divBdr>
      <w:divsChild>
        <w:div w:id="1792478092">
          <w:marLeft w:val="0"/>
          <w:marRight w:val="0"/>
          <w:marTop w:val="0"/>
          <w:marBottom w:val="0"/>
          <w:divBdr>
            <w:top w:val="none" w:sz="0" w:space="0" w:color="auto"/>
            <w:left w:val="none" w:sz="0" w:space="0" w:color="auto"/>
            <w:bottom w:val="none" w:sz="0" w:space="0" w:color="auto"/>
            <w:right w:val="none" w:sz="0" w:space="0" w:color="auto"/>
          </w:divBdr>
          <w:divsChild>
            <w:div w:id="843395148">
              <w:marLeft w:val="0"/>
              <w:marRight w:val="0"/>
              <w:marTop w:val="0"/>
              <w:marBottom w:val="0"/>
              <w:divBdr>
                <w:top w:val="none" w:sz="0" w:space="0" w:color="auto"/>
                <w:left w:val="none" w:sz="0" w:space="0" w:color="auto"/>
                <w:bottom w:val="none" w:sz="0" w:space="0" w:color="auto"/>
                <w:right w:val="none" w:sz="0" w:space="0" w:color="auto"/>
              </w:divBdr>
              <w:divsChild>
                <w:div w:id="202855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8/08/relationships/commentsExtensible" Target="commentsExtensible.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2.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28</Pages>
  <Words>5106</Words>
  <Characters>29110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Sheth</dc:creator>
  <cp:keywords/>
  <dc:description/>
  <cp:lastModifiedBy>Arnav Sheth</cp:lastModifiedBy>
  <cp:revision>3</cp:revision>
  <dcterms:created xsi:type="dcterms:W3CDTF">2024-04-23T16:49:00Z</dcterms:created>
  <dcterms:modified xsi:type="dcterms:W3CDTF">2024-04-23T17:04:00Z</dcterms:modified>
</cp:coreProperties>
</file>